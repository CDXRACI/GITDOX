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I. Choose the correct reflexive pronouns:</w:t>
      </w:r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DE01B2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myself</w:t>
      </w:r>
      <w:proofErr w:type="gramEnd"/>
      <w:r w:rsidRPr="00DE01B2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 xml:space="preserve"> - yourself - himself - herself - itself - ourselves - yourselves - themselves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Alan made this dish_____________________.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Laura sent the email_____________________.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We shall not quarrel easily among_____________________, and forget our common objective.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Sara, did you write this poem_____________________?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Yes, I called her_____________________.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He </w:t>
      </w:r>
      <w:proofErr w:type="spellStart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cut_____________________with</w:t>
      </w:r>
      <w:proofErr w:type="spellEnd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the knife while he was sharpening it.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My computer often crashes and turns off by_____________________.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She often talks </w:t>
      </w:r>
      <w:proofErr w:type="spellStart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to_____________________when</w:t>
      </w:r>
      <w:proofErr w:type="spellEnd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she is upset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John and Alan, I am not going to do the homework for you. You have to do it_____________________.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The students were so noisy. Even Nancy and Leila were making a lot of noise_____________________.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Did the children behave_____________________?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I caught sight </w:t>
      </w:r>
      <w:proofErr w:type="spellStart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of_____________________in</w:t>
      </w:r>
      <w:proofErr w:type="spellEnd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the mirror.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Don't worry! He can do it_____________________.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Don't be so selfish! You think only about_____________________.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Please, John, </w:t>
      </w:r>
      <w:proofErr w:type="spellStart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make_____________________feel</w:t>
      </w:r>
      <w:proofErr w:type="spellEnd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at home.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She </w:t>
      </w:r>
      <w:proofErr w:type="spellStart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hurt_____________________while</w:t>
      </w:r>
      <w:proofErr w:type="spellEnd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doing the housework.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I told him about the sad news_____________________.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Good news! The horse came back home by itself by_____________________.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Did the two of you do this job by_____________________?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Do we live </w:t>
      </w:r>
      <w:proofErr w:type="spellStart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for_____________________or</w:t>
      </w:r>
      <w:proofErr w:type="spellEnd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for our loved ones?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The children can look after_____________________.</w:t>
      </w:r>
    </w:p>
    <w:p w:rsidR="00DE01B2" w:rsidRPr="00DE01B2" w:rsidRDefault="00DE01B2" w:rsidP="00DE01B2">
      <w:pPr>
        <w:numPr>
          <w:ilvl w:val="0"/>
          <w:numId w:val="1"/>
        </w:numPr>
        <w:shd w:val="clear" w:color="auto" w:fill="FFFFFF"/>
        <w:spacing w:after="0" w:line="240" w:lineRule="auto"/>
        <w:ind w:left="390"/>
        <w:rPr>
          <w:rFonts w:ascii="Arial" w:eastAsia="Times New Roman" w:hAnsi="Arial" w:cs="Arial"/>
          <w:sz w:val="24"/>
          <w:szCs w:val="24"/>
        </w:rPr>
      </w:pPr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Leila, please, </w:t>
      </w:r>
      <w:proofErr w:type="spellStart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>help_____________________to</w:t>
      </w:r>
      <w:proofErr w:type="spellEnd"/>
      <w:r w:rsidRPr="00DE01B2">
        <w:rPr>
          <w:rFonts w:ascii="inherit" w:eastAsia="Times New Roman" w:hAnsi="inherit" w:cs="Arial"/>
          <w:sz w:val="24"/>
          <w:szCs w:val="24"/>
          <w:bdr w:val="none" w:sz="0" w:space="0" w:color="auto" w:frame="1"/>
        </w:rPr>
        <w:t xml:space="preserve"> the cookies!</w:t>
      </w:r>
    </w:p>
    <w:p w:rsidR="00DE01B2" w:rsidRPr="00DE01B2" w:rsidRDefault="00DE01B2" w:rsidP="00DE01B2">
      <w:pPr>
        <w:shd w:val="clear" w:color="auto" w:fill="FCFCFC"/>
        <w:spacing w:after="0" w:line="240" w:lineRule="auto"/>
        <w:jc w:val="center"/>
        <w:rPr>
          <w:ins w:id="0" w:author="Unknown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s://a.vdo.ai/core/assets/img/cros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https://a.vdo.ai/core/assets/img/cros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x0J+EtQCAADq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</w:p>
    <w:p w:rsidR="00DE01B2" w:rsidRPr="00DE01B2" w:rsidRDefault="00DE01B2" w:rsidP="00DE01B2">
      <w:pPr>
        <w:shd w:val="clear" w:color="auto" w:fill="FCFCFC"/>
        <w:spacing w:line="240" w:lineRule="auto"/>
        <w:jc w:val="center"/>
        <w:rPr>
          <w:ins w:id="1" w:author="Unknown"/>
          <w:rFonts w:ascii="Arial" w:eastAsia="Times New Roman" w:hAnsi="Arial" w:cs="Arial"/>
          <w:sz w:val="24"/>
          <w:szCs w:val="24"/>
        </w:rPr>
      </w:pPr>
      <w:r>
        <w:rPr>
          <w:rFonts w:ascii="inherit" w:eastAsia="Times New Roman" w:hAnsi="inherit" w:cs="Arial"/>
          <w:noProof/>
          <w:color w:val="003399"/>
          <w:sz w:val="15"/>
          <w:szCs w:val="15"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VDO.AI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VDO.AI" href="https://vdo.ai/?utm_medium=video&amp;utm_term=vndoc.com&amp;utm_source=vdoai_logo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" w:author="Unknown"/>
          <w:rFonts w:ascii="Arial" w:eastAsia="Times New Roman" w:hAnsi="Arial" w:cs="Arial"/>
          <w:sz w:val="24"/>
          <w:szCs w:val="24"/>
        </w:rPr>
      </w:pPr>
      <w:proofErr w:type="spellStart"/>
      <w:ins w:id="3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Đáp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án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: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4" w:author="Unknown"/>
          <w:rFonts w:ascii="Arial" w:eastAsia="Times New Roman" w:hAnsi="Arial" w:cs="Arial"/>
          <w:sz w:val="24"/>
          <w:szCs w:val="24"/>
        </w:rPr>
      </w:pPr>
      <w:ins w:id="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Alan made this dish himself.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6" w:author="Unknown"/>
          <w:rFonts w:ascii="Arial" w:eastAsia="Times New Roman" w:hAnsi="Arial" w:cs="Arial"/>
          <w:sz w:val="24"/>
          <w:szCs w:val="24"/>
        </w:rPr>
      </w:pPr>
      <w:ins w:id="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Laura sent the email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herself .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8" w:author="Unknown"/>
          <w:rFonts w:ascii="Arial" w:eastAsia="Times New Roman" w:hAnsi="Arial" w:cs="Arial"/>
          <w:sz w:val="24"/>
          <w:szCs w:val="24"/>
        </w:rPr>
      </w:pPr>
      <w:ins w:id="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We shall not quarrel easily among ourselves, and forget our common objective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10" w:author="Unknown"/>
          <w:rFonts w:ascii="Arial" w:eastAsia="Times New Roman" w:hAnsi="Arial" w:cs="Arial"/>
          <w:sz w:val="24"/>
          <w:szCs w:val="24"/>
        </w:rPr>
      </w:pPr>
      <w:ins w:id="1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Sara, did you write this poem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yourself ?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12" w:author="Unknown"/>
          <w:rFonts w:ascii="Arial" w:eastAsia="Times New Roman" w:hAnsi="Arial" w:cs="Arial"/>
          <w:sz w:val="24"/>
          <w:szCs w:val="24"/>
        </w:rPr>
      </w:pPr>
      <w:ins w:id="1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I called her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myself .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14" w:author="Unknown"/>
          <w:rFonts w:ascii="Arial" w:eastAsia="Times New Roman" w:hAnsi="Arial" w:cs="Arial"/>
          <w:sz w:val="24"/>
          <w:szCs w:val="24"/>
        </w:rPr>
      </w:pPr>
      <w:ins w:id="1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He cut himself with the knife while he was sharpening it.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16" w:author="Unknown"/>
          <w:rFonts w:ascii="Arial" w:eastAsia="Times New Roman" w:hAnsi="Arial" w:cs="Arial"/>
          <w:sz w:val="24"/>
          <w:szCs w:val="24"/>
        </w:rPr>
      </w:pPr>
      <w:ins w:id="1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My computer often crashes and turns off by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itself .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18" w:author="Unknown"/>
          <w:rFonts w:ascii="Arial" w:eastAsia="Times New Roman" w:hAnsi="Arial" w:cs="Arial"/>
          <w:sz w:val="24"/>
          <w:szCs w:val="24"/>
        </w:rPr>
      </w:pPr>
      <w:ins w:id="1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She often talks to herself when she is upset.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20" w:author="Unknown"/>
          <w:rFonts w:ascii="Arial" w:eastAsia="Times New Roman" w:hAnsi="Arial" w:cs="Arial"/>
          <w:sz w:val="24"/>
          <w:szCs w:val="24"/>
        </w:rPr>
      </w:pPr>
      <w:ins w:id="2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John and Alan, I am not going to do the homework for you. You have to do it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yourselves .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22" w:author="Unknown"/>
          <w:rFonts w:ascii="Arial" w:eastAsia="Times New Roman" w:hAnsi="Arial" w:cs="Arial"/>
          <w:sz w:val="24"/>
          <w:szCs w:val="24"/>
        </w:rPr>
      </w:pPr>
      <w:ins w:id="2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The students were so noisy. Even Nancy and Leila were making a lot of noise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themselves .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24" w:author="Unknown"/>
          <w:rFonts w:ascii="Arial" w:eastAsia="Times New Roman" w:hAnsi="Arial" w:cs="Arial"/>
          <w:sz w:val="24"/>
          <w:szCs w:val="24"/>
        </w:rPr>
      </w:pPr>
      <w:ins w:id="2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Did the children behave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themselves ?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26" w:author="Unknown"/>
          <w:rFonts w:ascii="Arial" w:eastAsia="Times New Roman" w:hAnsi="Arial" w:cs="Arial"/>
          <w:sz w:val="24"/>
          <w:szCs w:val="24"/>
        </w:rPr>
      </w:pPr>
      <w:ins w:id="2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 caught sight of myself in the mirror.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28" w:author="Unknown"/>
          <w:rFonts w:ascii="Arial" w:eastAsia="Times New Roman" w:hAnsi="Arial" w:cs="Arial"/>
          <w:sz w:val="24"/>
          <w:szCs w:val="24"/>
        </w:rPr>
      </w:pPr>
      <w:ins w:id="2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Don't worry! He can do it </w:t>
        </w:r>
        <w:proofErr w:type="spellStart"/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himselfTrue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.</w:t>
        </w:r>
        <w:proofErr w:type="gramEnd"/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30" w:author="Unknown"/>
          <w:rFonts w:ascii="Arial" w:eastAsia="Times New Roman" w:hAnsi="Arial" w:cs="Arial"/>
          <w:sz w:val="24"/>
          <w:szCs w:val="24"/>
        </w:rPr>
      </w:pPr>
      <w:ins w:id="3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Don't be so selfish! You think only about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yourselfTrue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32" w:author="Unknown"/>
          <w:rFonts w:ascii="Arial" w:eastAsia="Times New Roman" w:hAnsi="Arial" w:cs="Arial"/>
          <w:sz w:val="24"/>
          <w:szCs w:val="24"/>
        </w:rPr>
      </w:pPr>
      <w:ins w:id="3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lastRenderedPageBreak/>
          <w:t xml:space="preserve">Please, John, make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yourselfTrue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feel at home.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34" w:author="Unknown"/>
          <w:rFonts w:ascii="Arial" w:eastAsia="Times New Roman" w:hAnsi="Arial" w:cs="Arial"/>
          <w:sz w:val="24"/>
          <w:szCs w:val="24"/>
        </w:rPr>
      </w:pPr>
      <w:ins w:id="3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She hurt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herselfTrue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while doing the housework.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36" w:author="Unknown"/>
          <w:rFonts w:ascii="Arial" w:eastAsia="Times New Roman" w:hAnsi="Arial" w:cs="Arial"/>
          <w:sz w:val="24"/>
          <w:szCs w:val="24"/>
        </w:rPr>
      </w:pPr>
      <w:ins w:id="3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I told him about the sad news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myselfTrue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38" w:author="Unknown"/>
          <w:rFonts w:ascii="Arial" w:eastAsia="Times New Roman" w:hAnsi="Arial" w:cs="Arial"/>
          <w:sz w:val="24"/>
          <w:szCs w:val="24"/>
        </w:rPr>
      </w:pPr>
      <w:ins w:id="3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Good news! The horse came back home by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itselfTrue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40" w:author="Unknown"/>
          <w:rFonts w:ascii="Arial" w:eastAsia="Times New Roman" w:hAnsi="Arial" w:cs="Arial"/>
          <w:sz w:val="24"/>
          <w:szCs w:val="24"/>
        </w:rPr>
      </w:pPr>
      <w:ins w:id="4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Did the two of you do this job by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yourselvesTrue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?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42" w:author="Unknown"/>
          <w:rFonts w:ascii="Arial" w:eastAsia="Times New Roman" w:hAnsi="Arial" w:cs="Arial"/>
          <w:sz w:val="24"/>
          <w:szCs w:val="24"/>
        </w:rPr>
      </w:pPr>
      <w:ins w:id="4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Do we live for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ourselvesTrue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or for our loved ones?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44" w:author="Unknown"/>
          <w:rFonts w:ascii="Arial" w:eastAsia="Times New Roman" w:hAnsi="Arial" w:cs="Arial"/>
          <w:sz w:val="24"/>
          <w:szCs w:val="24"/>
        </w:rPr>
      </w:pPr>
      <w:ins w:id="4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The children can look after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themselvesTrue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.</w:t>
        </w:r>
      </w:ins>
    </w:p>
    <w:p w:rsidR="00DE01B2" w:rsidRPr="00DE01B2" w:rsidRDefault="00DE01B2" w:rsidP="00DE01B2">
      <w:pPr>
        <w:numPr>
          <w:ilvl w:val="0"/>
          <w:numId w:val="2"/>
        </w:numPr>
        <w:shd w:val="clear" w:color="auto" w:fill="FFFFFF"/>
        <w:spacing w:after="0" w:line="240" w:lineRule="auto"/>
        <w:ind w:left="390"/>
        <w:rPr>
          <w:ins w:id="46" w:author="Unknown"/>
          <w:rFonts w:ascii="Arial" w:eastAsia="Times New Roman" w:hAnsi="Arial" w:cs="Arial"/>
          <w:sz w:val="24"/>
          <w:szCs w:val="24"/>
        </w:rPr>
      </w:pPr>
      <w:ins w:id="4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Leila, please,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help</w:t>
        </w:r>
        <w:proofErr w:type="gram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yourselfTrue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to the cookies!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48" w:author="Unknown"/>
          <w:rFonts w:ascii="Arial" w:eastAsia="Times New Roman" w:hAnsi="Arial" w:cs="Arial"/>
          <w:sz w:val="24"/>
          <w:szCs w:val="24"/>
        </w:rPr>
      </w:pPr>
      <w:ins w:id="49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II. Choose the correct reflexive pronouns from the dropdown menu.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50" w:author="Unknown"/>
          <w:rFonts w:ascii="Arial" w:eastAsia="Times New Roman" w:hAnsi="Arial" w:cs="Arial"/>
          <w:sz w:val="24"/>
          <w:szCs w:val="24"/>
        </w:rPr>
      </w:pPr>
      <w:proofErr w:type="gramStart"/>
      <w:ins w:id="51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myself</w:t>
        </w:r>
        <w:proofErr w:type="gram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, yourself, himself, herself, itself, ourselves, yourselves, themselves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52" w:author="Unknown"/>
          <w:rFonts w:ascii="Arial" w:eastAsia="Times New Roman" w:hAnsi="Arial" w:cs="Arial"/>
          <w:sz w:val="24"/>
          <w:szCs w:val="24"/>
        </w:rPr>
      </w:pPr>
      <w:ins w:id="5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Robert made this T-shirt 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54" w:author="Unknown"/>
          <w:rFonts w:ascii="Arial" w:eastAsia="Times New Roman" w:hAnsi="Arial" w:cs="Arial"/>
          <w:sz w:val="24"/>
          <w:szCs w:val="24"/>
        </w:rPr>
      </w:pPr>
      <w:ins w:id="5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Lisa did the homework __________________.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56" w:author="Unknown"/>
          <w:rFonts w:ascii="Arial" w:eastAsia="Times New Roman" w:hAnsi="Arial" w:cs="Arial"/>
          <w:sz w:val="24"/>
          <w:szCs w:val="24"/>
        </w:rPr>
      </w:pPr>
      <w:ins w:id="5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We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helped_____________________to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some cola at the party.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58" w:author="Unknown"/>
          <w:rFonts w:ascii="Arial" w:eastAsia="Times New Roman" w:hAnsi="Arial" w:cs="Arial"/>
          <w:sz w:val="24"/>
          <w:szCs w:val="24"/>
        </w:rPr>
      </w:pPr>
      <w:ins w:id="5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Emma, did you take the photo by ______________?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60" w:author="Unknown"/>
          <w:rFonts w:ascii="Arial" w:eastAsia="Times New Roman" w:hAnsi="Arial" w:cs="Arial"/>
          <w:sz w:val="24"/>
          <w:szCs w:val="24"/>
        </w:rPr>
      </w:pPr>
      <w:ins w:id="6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 wrote this poem _________________.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62" w:author="Unknown"/>
          <w:rFonts w:ascii="Arial" w:eastAsia="Times New Roman" w:hAnsi="Arial" w:cs="Arial"/>
          <w:sz w:val="24"/>
          <w:szCs w:val="24"/>
        </w:rPr>
      </w:pPr>
      <w:ins w:id="6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He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cut_____________________with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the knife while he was doing the dishes.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64" w:author="Unknown"/>
          <w:rFonts w:ascii="Arial" w:eastAsia="Times New Roman" w:hAnsi="Arial" w:cs="Arial"/>
          <w:sz w:val="24"/>
          <w:szCs w:val="24"/>
        </w:rPr>
      </w:pPr>
      <w:ins w:id="6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 lion can defend ________________.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66" w:author="Unknown"/>
          <w:rFonts w:ascii="Arial" w:eastAsia="Times New Roman" w:hAnsi="Arial" w:cs="Arial"/>
          <w:sz w:val="24"/>
          <w:szCs w:val="24"/>
        </w:rPr>
      </w:pPr>
      <w:ins w:id="6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My mother often talks to 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68" w:author="Unknown"/>
          <w:rFonts w:ascii="Arial" w:eastAsia="Times New Roman" w:hAnsi="Arial" w:cs="Arial"/>
          <w:sz w:val="24"/>
          <w:szCs w:val="24"/>
        </w:rPr>
      </w:pPr>
      <w:ins w:id="6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Tim and Gerry, if you want more milk, help 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70" w:author="Unknown"/>
          <w:rFonts w:ascii="Arial" w:eastAsia="Times New Roman" w:hAnsi="Arial" w:cs="Arial"/>
          <w:sz w:val="24"/>
          <w:szCs w:val="24"/>
        </w:rPr>
      </w:pPr>
      <w:ins w:id="7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Alice and Doris collected the </w:t>
        </w:r>
        <w:proofErr w:type="gram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stickers</w:t>
        </w:r>
        <w:proofErr w:type="gram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72" w:author="Unknown"/>
          <w:rFonts w:ascii="Arial" w:eastAsia="Times New Roman" w:hAnsi="Arial" w:cs="Arial"/>
          <w:sz w:val="24"/>
          <w:szCs w:val="24"/>
        </w:rPr>
      </w:pPr>
      <w:ins w:id="7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 did not want to believe it and then I saw the UFO _________________.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74" w:author="Unknown"/>
          <w:rFonts w:ascii="Arial" w:eastAsia="Times New Roman" w:hAnsi="Arial" w:cs="Arial"/>
          <w:sz w:val="24"/>
          <w:szCs w:val="24"/>
        </w:rPr>
      </w:pPr>
      <w:ins w:id="7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The girl looked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at_____________________in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the mirror.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76" w:author="Unknown"/>
          <w:rFonts w:ascii="Arial" w:eastAsia="Times New Roman" w:hAnsi="Arial" w:cs="Arial"/>
          <w:sz w:val="24"/>
          <w:szCs w:val="24"/>
        </w:rPr>
      </w:pPr>
      <w:ins w:id="7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Freddy, you'll have to do your homework_____________________.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78" w:author="Unknown"/>
          <w:rFonts w:ascii="Arial" w:eastAsia="Times New Roman" w:hAnsi="Arial" w:cs="Arial"/>
          <w:sz w:val="24"/>
          <w:szCs w:val="24"/>
        </w:rPr>
      </w:pPr>
      <w:ins w:id="7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 don't need to help them. They can do it_____________________.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80" w:author="Unknown"/>
          <w:rFonts w:ascii="Arial" w:eastAsia="Times New Roman" w:hAnsi="Arial" w:cs="Arial"/>
          <w:sz w:val="24"/>
          <w:szCs w:val="24"/>
        </w:rPr>
      </w:pPr>
      <w:ins w:id="8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I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introduced_____________________to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my new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neighbour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82" w:author="Unknown"/>
          <w:rFonts w:ascii="Arial" w:eastAsia="Times New Roman" w:hAnsi="Arial" w:cs="Arial"/>
          <w:sz w:val="24"/>
          <w:szCs w:val="24"/>
        </w:rPr>
      </w:pPr>
      <w:ins w:id="8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Boys, can you make your beds_____________________?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84" w:author="Unknown"/>
          <w:rFonts w:ascii="Arial" w:eastAsia="Times New Roman" w:hAnsi="Arial" w:cs="Arial"/>
          <w:sz w:val="24"/>
          <w:szCs w:val="24"/>
        </w:rPr>
      </w:pPr>
      <w:proofErr w:type="gramStart"/>
      <w:ins w:id="8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She</w:t>
        </w:r>
        <w:proofErr w:type="gram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made_____________________a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pullover.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86" w:author="Unknown"/>
          <w:rFonts w:ascii="Arial" w:eastAsia="Times New Roman" w:hAnsi="Arial" w:cs="Arial"/>
          <w:sz w:val="24"/>
          <w:szCs w:val="24"/>
        </w:rPr>
      </w:pPr>
      <w:ins w:id="8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What happens when a fighting fish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sees_____________________in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 the mirror?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88" w:author="Unknown"/>
          <w:rFonts w:ascii="Arial" w:eastAsia="Times New Roman" w:hAnsi="Arial" w:cs="Arial"/>
          <w:sz w:val="24"/>
          <w:szCs w:val="24"/>
        </w:rPr>
      </w:pPr>
      <w:ins w:id="8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 father decided to repair the car_____________________.</w:t>
        </w:r>
      </w:ins>
    </w:p>
    <w:p w:rsidR="00DE01B2" w:rsidRPr="00DE01B2" w:rsidRDefault="00DE01B2" w:rsidP="00DE01B2">
      <w:pPr>
        <w:numPr>
          <w:ilvl w:val="0"/>
          <w:numId w:val="3"/>
        </w:numPr>
        <w:shd w:val="clear" w:color="auto" w:fill="FFFFFF"/>
        <w:spacing w:after="0" w:line="240" w:lineRule="auto"/>
        <w:ind w:left="390"/>
        <w:rPr>
          <w:ins w:id="90" w:author="Unknown"/>
          <w:rFonts w:ascii="Arial" w:eastAsia="Times New Roman" w:hAnsi="Arial" w:cs="Arial"/>
          <w:sz w:val="24"/>
          <w:szCs w:val="24"/>
        </w:rPr>
      </w:pPr>
      <w:ins w:id="9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We can move the table_____________________.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92" w:author="Unknown"/>
          <w:rFonts w:ascii="Arial" w:eastAsia="Times New Roman" w:hAnsi="Arial" w:cs="Arial"/>
          <w:sz w:val="24"/>
          <w:szCs w:val="24"/>
        </w:rPr>
      </w:pPr>
      <w:proofErr w:type="spellStart"/>
      <w:ins w:id="93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Đáp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án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: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94" w:author="Unknown"/>
          <w:rFonts w:ascii="Arial" w:eastAsia="Times New Roman" w:hAnsi="Arial" w:cs="Arial"/>
          <w:sz w:val="24"/>
          <w:szCs w:val="24"/>
        </w:rPr>
      </w:pPr>
      <w:ins w:id="9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Robert made this T-shirt himself.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96" w:author="Unknown"/>
          <w:rFonts w:ascii="Arial" w:eastAsia="Times New Roman" w:hAnsi="Arial" w:cs="Arial"/>
          <w:sz w:val="24"/>
          <w:szCs w:val="24"/>
        </w:rPr>
      </w:pPr>
      <w:ins w:id="9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Lisa did the homework herself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98" w:author="Unknown"/>
          <w:rFonts w:ascii="Arial" w:eastAsia="Times New Roman" w:hAnsi="Arial" w:cs="Arial"/>
          <w:sz w:val="24"/>
          <w:szCs w:val="24"/>
        </w:rPr>
      </w:pPr>
      <w:ins w:id="9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We helped ourselves to some cola at the party.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00" w:author="Unknown"/>
          <w:rFonts w:ascii="Arial" w:eastAsia="Times New Roman" w:hAnsi="Arial" w:cs="Arial"/>
          <w:sz w:val="24"/>
          <w:szCs w:val="24"/>
        </w:rPr>
      </w:pPr>
      <w:ins w:id="10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Emma, did you take the photo by yourself?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02" w:author="Unknown"/>
          <w:rFonts w:ascii="Arial" w:eastAsia="Times New Roman" w:hAnsi="Arial" w:cs="Arial"/>
          <w:sz w:val="24"/>
          <w:szCs w:val="24"/>
        </w:rPr>
      </w:pPr>
      <w:ins w:id="10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 wrote this poem myself.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04" w:author="Unknown"/>
          <w:rFonts w:ascii="Arial" w:eastAsia="Times New Roman" w:hAnsi="Arial" w:cs="Arial"/>
          <w:sz w:val="24"/>
          <w:szCs w:val="24"/>
        </w:rPr>
      </w:pPr>
      <w:ins w:id="10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He cut himself with the knife while he was doing the dishes.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06" w:author="Unknown"/>
          <w:rFonts w:ascii="Arial" w:eastAsia="Times New Roman" w:hAnsi="Arial" w:cs="Arial"/>
          <w:sz w:val="24"/>
          <w:szCs w:val="24"/>
        </w:rPr>
      </w:pPr>
      <w:ins w:id="10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 lion can defend itself.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08" w:author="Unknown"/>
          <w:rFonts w:ascii="Arial" w:eastAsia="Times New Roman" w:hAnsi="Arial" w:cs="Arial"/>
          <w:sz w:val="24"/>
          <w:szCs w:val="24"/>
        </w:rPr>
      </w:pPr>
      <w:ins w:id="10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My mother often talks to herself.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10" w:author="Unknown"/>
          <w:rFonts w:ascii="Arial" w:eastAsia="Times New Roman" w:hAnsi="Arial" w:cs="Arial"/>
          <w:sz w:val="24"/>
          <w:szCs w:val="24"/>
        </w:rPr>
      </w:pPr>
      <w:ins w:id="11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Tim and Gerry, if you want more milk, help yourselves.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12" w:author="Unknown"/>
          <w:rFonts w:ascii="Arial" w:eastAsia="Times New Roman" w:hAnsi="Arial" w:cs="Arial"/>
          <w:sz w:val="24"/>
          <w:szCs w:val="24"/>
        </w:rPr>
      </w:pPr>
      <w:ins w:id="11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Alice and Doris collected the stickers themselves.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14" w:author="Unknown"/>
          <w:rFonts w:ascii="Arial" w:eastAsia="Times New Roman" w:hAnsi="Arial" w:cs="Arial"/>
          <w:sz w:val="24"/>
          <w:szCs w:val="24"/>
        </w:rPr>
      </w:pPr>
      <w:ins w:id="11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I did not want to believe it and then I saw the UFO myself.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16" w:author="Unknown"/>
          <w:rFonts w:ascii="Arial" w:eastAsia="Times New Roman" w:hAnsi="Arial" w:cs="Arial"/>
          <w:sz w:val="24"/>
          <w:szCs w:val="24"/>
        </w:rPr>
      </w:pPr>
      <w:ins w:id="11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 girl looked at herself in the mirror.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18" w:author="Unknown"/>
          <w:rFonts w:ascii="Arial" w:eastAsia="Times New Roman" w:hAnsi="Arial" w:cs="Arial"/>
          <w:sz w:val="24"/>
          <w:szCs w:val="24"/>
        </w:rPr>
      </w:pPr>
      <w:ins w:id="11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Freddy, you'll have to do your homework yourself.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20" w:author="Unknown"/>
          <w:rFonts w:ascii="Arial" w:eastAsia="Times New Roman" w:hAnsi="Arial" w:cs="Arial"/>
          <w:sz w:val="24"/>
          <w:szCs w:val="24"/>
        </w:rPr>
      </w:pPr>
      <w:ins w:id="12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You don't need to help them. They can do it themselves.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22" w:author="Unknown"/>
          <w:rFonts w:ascii="Arial" w:eastAsia="Times New Roman" w:hAnsi="Arial" w:cs="Arial"/>
          <w:sz w:val="24"/>
          <w:szCs w:val="24"/>
        </w:rPr>
      </w:pPr>
      <w:ins w:id="12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 xml:space="preserve">I introduced myself to my new </w:t>
        </w:r>
        <w:proofErr w:type="spellStart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neighbour</w:t>
        </w:r>
        <w:proofErr w:type="spellEnd"/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24" w:author="Unknown"/>
          <w:rFonts w:ascii="Arial" w:eastAsia="Times New Roman" w:hAnsi="Arial" w:cs="Arial"/>
          <w:sz w:val="24"/>
          <w:szCs w:val="24"/>
        </w:rPr>
      </w:pPr>
      <w:ins w:id="125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lastRenderedPageBreak/>
          <w:t>Boys, can you make your beds yourselves?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26" w:author="Unknown"/>
          <w:rFonts w:ascii="Arial" w:eastAsia="Times New Roman" w:hAnsi="Arial" w:cs="Arial"/>
          <w:sz w:val="24"/>
          <w:szCs w:val="24"/>
        </w:rPr>
      </w:pPr>
      <w:ins w:id="127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She made herself a pullover.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28" w:author="Unknown"/>
          <w:rFonts w:ascii="Arial" w:eastAsia="Times New Roman" w:hAnsi="Arial" w:cs="Arial"/>
          <w:sz w:val="24"/>
          <w:szCs w:val="24"/>
        </w:rPr>
      </w:pPr>
      <w:ins w:id="129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What happens when a fighting fish sees itself in the mirror?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30" w:author="Unknown"/>
          <w:rFonts w:ascii="Arial" w:eastAsia="Times New Roman" w:hAnsi="Arial" w:cs="Arial"/>
          <w:sz w:val="24"/>
          <w:szCs w:val="24"/>
        </w:rPr>
      </w:pPr>
      <w:ins w:id="131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The father decided to repair the car himself.</w:t>
        </w:r>
      </w:ins>
    </w:p>
    <w:p w:rsidR="00DE01B2" w:rsidRPr="00DE01B2" w:rsidRDefault="00DE01B2" w:rsidP="00DE01B2">
      <w:pPr>
        <w:numPr>
          <w:ilvl w:val="0"/>
          <w:numId w:val="4"/>
        </w:numPr>
        <w:shd w:val="clear" w:color="auto" w:fill="FFFFFF"/>
        <w:spacing w:after="0" w:line="240" w:lineRule="auto"/>
        <w:ind w:left="390"/>
        <w:rPr>
          <w:ins w:id="132" w:author="Unknown"/>
          <w:rFonts w:ascii="Arial" w:eastAsia="Times New Roman" w:hAnsi="Arial" w:cs="Arial"/>
          <w:sz w:val="24"/>
          <w:szCs w:val="24"/>
        </w:rPr>
      </w:pPr>
      <w:ins w:id="133" w:author="Unknown">
        <w:r w:rsidRPr="00DE01B2">
          <w:rPr>
            <w:rFonts w:ascii="inherit" w:eastAsia="Times New Roman" w:hAnsi="inherit" w:cs="Arial"/>
            <w:sz w:val="24"/>
            <w:szCs w:val="24"/>
            <w:bdr w:val="none" w:sz="0" w:space="0" w:color="auto" w:frame="1"/>
          </w:rPr>
          <w:t>We can move the table ourselves.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34" w:author="Unknown"/>
          <w:rFonts w:ascii="Arial" w:eastAsia="Times New Roman" w:hAnsi="Arial" w:cs="Arial"/>
          <w:sz w:val="24"/>
          <w:szCs w:val="24"/>
        </w:rPr>
      </w:pPr>
      <w:ins w:id="135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 xml:space="preserve">III. Fill in these sentences with MYSELF, YOURSELF, </w:t>
        </w:r>
        <w:proofErr w:type="gramStart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HERSELF</w:t>
        </w:r>
        <w:proofErr w:type="gram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, HIMSELF, ITSELF, OURSELVES, YOURSELVES or THEMSELVES.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36" w:author="Unknown"/>
          <w:rFonts w:ascii="Arial" w:eastAsia="Times New Roman" w:hAnsi="Arial" w:cs="Arial"/>
          <w:sz w:val="24"/>
          <w:szCs w:val="24"/>
        </w:rPr>
      </w:pPr>
      <w:ins w:id="137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1. Every morning I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wash_____________________and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clean my teeth.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38" w:author="Unknown"/>
          <w:rFonts w:ascii="Arial" w:eastAsia="Times New Roman" w:hAnsi="Arial" w:cs="Arial"/>
          <w:sz w:val="24"/>
          <w:szCs w:val="24"/>
        </w:rPr>
      </w:pPr>
      <w:ins w:id="139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2. Jane is a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baby,</w:t>
        </w:r>
        <w:proofErr w:type="gramEnd"/>
        <w:r w:rsidRPr="00DE01B2">
          <w:rPr>
            <w:rFonts w:ascii="Arial" w:eastAsia="Times New Roman" w:hAnsi="Arial" w:cs="Arial"/>
            <w:sz w:val="24"/>
            <w:szCs w:val="24"/>
          </w:rPr>
          <w:t xml:space="preserve"> she is too small to eat by_____________________.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40" w:author="Unknown"/>
          <w:rFonts w:ascii="Arial" w:eastAsia="Times New Roman" w:hAnsi="Arial" w:cs="Arial"/>
          <w:sz w:val="24"/>
          <w:szCs w:val="24"/>
        </w:rPr>
      </w:pPr>
      <w:ins w:id="141" w:author="Unknown">
        <w:r w:rsidRPr="00DE01B2">
          <w:rPr>
            <w:rFonts w:ascii="Arial" w:eastAsia="Times New Roman" w:hAnsi="Arial" w:cs="Arial"/>
            <w:sz w:val="24"/>
            <w:szCs w:val="24"/>
          </w:rPr>
          <w:t>3. Peter is very lazy. He always copies his friend´s homework and never does it by_____________________.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42" w:author="Unknown"/>
          <w:rFonts w:ascii="Arial" w:eastAsia="Times New Roman" w:hAnsi="Arial" w:cs="Arial"/>
          <w:sz w:val="24"/>
          <w:szCs w:val="24"/>
        </w:rPr>
      </w:pPr>
      <w:ins w:id="143" w:author="Unknown">
        <w:r w:rsidRPr="00DE01B2">
          <w:rPr>
            <w:rFonts w:ascii="Arial" w:eastAsia="Times New Roman" w:hAnsi="Arial" w:cs="Arial"/>
            <w:sz w:val="24"/>
            <w:szCs w:val="24"/>
          </w:rPr>
          <w:t>4. The children can decorate the Christmas tree by_____________________.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44" w:author="Unknown"/>
          <w:rFonts w:ascii="Arial" w:eastAsia="Times New Roman" w:hAnsi="Arial" w:cs="Arial"/>
          <w:sz w:val="24"/>
          <w:szCs w:val="24"/>
        </w:rPr>
      </w:pPr>
      <w:ins w:id="145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5. Julie is always looking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at_____________________in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the mirror.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46" w:author="Unknown"/>
          <w:rFonts w:ascii="Arial" w:eastAsia="Times New Roman" w:hAnsi="Arial" w:cs="Arial"/>
          <w:sz w:val="24"/>
          <w:szCs w:val="24"/>
        </w:rPr>
      </w:pPr>
      <w:ins w:id="147" w:author="Unknown">
        <w:r w:rsidRPr="00DE01B2">
          <w:rPr>
            <w:rFonts w:ascii="Arial" w:eastAsia="Times New Roman" w:hAnsi="Arial" w:cs="Arial"/>
            <w:sz w:val="24"/>
            <w:szCs w:val="24"/>
          </w:rPr>
          <w:t>6. If you can´t do this exercise by_____________________, ask the teacher for help.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48" w:author="Unknown"/>
          <w:rFonts w:ascii="Arial" w:eastAsia="Times New Roman" w:hAnsi="Arial" w:cs="Arial"/>
          <w:sz w:val="24"/>
          <w:szCs w:val="24"/>
        </w:rPr>
      </w:pPr>
      <w:ins w:id="149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7. The cat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cleans_____________________with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its tongue.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50" w:author="Unknown"/>
          <w:rFonts w:ascii="Arial" w:eastAsia="Times New Roman" w:hAnsi="Arial" w:cs="Arial"/>
          <w:sz w:val="24"/>
          <w:szCs w:val="24"/>
        </w:rPr>
      </w:pPr>
      <w:ins w:id="151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8. Don´t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help</w:t>
        </w:r>
        <w:proofErr w:type="gramEnd"/>
        <w:r w:rsidRPr="00DE01B2">
          <w:rPr>
            <w:rFonts w:ascii="Arial" w:eastAsia="Times New Roman" w:hAnsi="Arial" w:cs="Arial"/>
            <w:sz w:val="24"/>
            <w:szCs w:val="24"/>
          </w:rPr>
          <w:t xml:space="preserve"> us, Dad! I and Jim can paint the car all by_____________________.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52" w:author="Unknown"/>
          <w:rFonts w:ascii="Arial" w:eastAsia="Times New Roman" w:hAnsi="Arial" w:cs="Arial"/>
          <w:sz w:val="24"/>
          <w:szCs w:val="24"/>
        </w:rPr>
      </w:pPr>
      <w:ins w:id="153" w:author="Unknown">
        <w:r w:rsidRPr="00DE01B2">
          <w:rPr>
            <w:rFonts w:ascii="Arial" w:eastAsia="Times New Roman" w:hAnsi="Arial" w:cs="Arial"/>
            <w:sz w:val="24"/>
            <w:szCs w:val="24"/>
          </w:rPr>
          <w:t>9. You are five years old, Danny. You have to comb your hair by _____________________now.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54" w:author="Unknown"/>
          <w:rFonts w:ascii="Arial" w:eastAsia="Times New Roman" w:hAnsi="Arial" w:cs="Arial"/>
          <w:sz w:val="24"/>
          <w:szCs w:val="24"/>
        </w:rPr>
      </w:pPr>
      <w:ins w:id="155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10. Hi, Martin! Hi,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Rebeca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! Please, come in and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make_____________________at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home.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56" w:author="Unknown"/>
          <w:rFonts w:ascii="Arial" w:eastAsia="Times New Roman" w:hAnsi="Arial" w:cs="Arial"/>
          <w:sz w:val="24"/>
          <w:szCs w:val="24"/>
        </w:rPr>
      </w:pPr>
      <w:proofErr w:type="spellStart"/>
      <w:ins w:id="157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Đáp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án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: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58" w:author="Unknown"/>
          <w:rFonts w:ascii="Arial" w:eastAsia="Times New Roman" w:hAnsi="Arial" w:cs="Arial"/>
          <w:sz w:val="24"/>
          <w:szCs w:val="24"/>
        </w:rPr>
      </w:pPr>
      <w:ins w:id="159" w:author="Unknown">
        <w:r w:rsidRPr="00DE01B2">
          <w:rPr>
            <w:rFonts w:ascii="Arial" w:eastAsia="Times New Roman" w:hAnsi="Arial" w:cs="Arial"/>
            <w:sz w:val="24"/>
            <w:szCs w:val="24"/>
          </w:rPr>
          <w:t>1. Every morning I wash myself and clean my teeth.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60" w:author="Unknown"/>
          <w:rFonts w:ascii="Arial" w:eastAsia="Times New Roman" w:hAnsi="Arial" w:cs="Arial"/>
          <w:sz w:val="24"/>
          <w:szCs w:val="24"/>
        </w:rPr>
      </w:pPr>
      <w:ins w:id="161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2. Jane is a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baby,</w:t>
        </w:r>
        <w:proofErr w:type="gramEnd"/>
        <w:r w:rsidRPr="00DE01B2">
          <w:rPr>
            <w:rFonts w:ascii="Arial" w:eastAsia="Times New Roman" w:hAnsi="Arial" w:cs="Arial"/>
            <w:sz w:val="24"/>
            <w:szCs w:val="24"/>
          </w:rPr>
          <w:t xml:space="preserve"> she is too small to eat by herself.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62" w:author="Unknown"/>
          <w:rFonts w:ascii="Arial" w:eastAsia="Times New Roman" w:hAnsi="Arial" w:cs="Arial"/>
          <w:sz w:val="24"/>
          <w:szCs w:val="24"/>
        </w:rPr>
      </w:pPr>
      <w:ins w:id="163" w:author="Unknown">
        <w:r w:rsidRPr="00DE01B2">
          <w:rPr>
            <w:rFonts w:ascii="Arial" w:eastAsia="Times New Roman" w:hAnsi="Arial" w:cs="Arial"/>
            <w:sz w:val="24"/>
            <w:szCs w:val="24"/>
          </w:rPr>
          <w:t>3. Peter is very lazy. He always copies his friend´s homework and never does it by himself.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64" w:author="Unknown"/>
          <w:rFonts w:ascii="Arial" w:eastAsia="Times New Roman" w:hAnsi="Arial" w:cs="Arial"/>
          <w:sz w:val="24"/>
          <w:szCs w:val="24"/>
        </w:rPr>
      </w:pPr>
      <w:ins w:id="165" w:author="Unknown">
        <w:r w:rsidRPr="00DE01B2">
          <w:rPr>
            <w:rFonts w:ascii="Arial" w:eastAsia="Times New Roman" w:hAnsi="Arial" w:cs="Arial"/>
            <w:sz w:val="24"/>
            <w:szCs w:val="24"/>
          </w:rPr>
          <w:t>4. The children can decorate the Christmas tree by themselves.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66" w:author="Unknown"/>
          <w:rFonts w:ascii="Arial" w:eastAsia="Times New Roman" w:hAnsi="Arial" w:cs="Arial"/>
          <w:sz w:val="24"/>
          <w:szCs w:val="24"/>
        </w:rPr>
      </w:pPr>
      <w:ins w:id="167" w:author="Unknown">
        <w:r w:rsidRPr="00DE01B2">
          <w:rPr>
            <w:rFonts w:ascii="Arial" w:eastAsia="Times New Roman" w:hAnsi="Arial" w:cs="Arial"/>
            <w:sz w:val="24"/>
            <w:szCs w:val="24"/>
          </w:rPr>
          <w:t>5. Julie is always looking at herself in the mirror.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68" w:author="Unknown"/>
          <w:rFonts w:ascii="Arial" w:eastAsia="Times New Roman" w:hAnsi="Arial" w:cs="Arial"/>
          <w:sz w:val="24"/>
          <w:szCs w:val="24"/>
        </w:rPr>
      </w:pPr>
      <w:ins w:id="169" w:author="Unknown">
        <w:r w:rsidRPr="00DE01B2">
          <w:rPr>
            <w:rFonts w:ascii="Arial" w:eastAsia="Times New Roman" w:hAnsi="Arial" w:cs="Arial"/>
            <w:sz w:val="24"/>
            <w:szCs w:val="24"/>
          </w:rPr>
          <w:t>6. If you can´t do this exercise by yourself, ask the teacher for help.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70" w:author="Unknown"/>
          <w:rFonts w:ascii="Arial" w:eastAsia="Times New Roman" w:hAnsi="Arial" w:cs="Arial"/>
          <w:sz w:val="24"/>
          <w:szCs w:val="24"/>
        </w:rPr>
      </w:pPr>
      <w:ins w:id="171" w:author="Unknown">
        <w:r w:rsidRPr="00DE01B2">
          <w:rPr>
            <w:rFonts w:ascii="Arial" w:eastAsia="Times New Roman" w:hAnsi="Arial" w:cs="Arial"/>
            <w:sz w:val="24"/>
            <w:szCs w:val="24"/>
          </w:rPr>
          <w:t>7. The cat cleans itself with its tongue.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72" w:author="Unknown"/>
          <w:rFonts w:ascii="Arial" w:eastAsia="Times New Roman" w:hAnsi="Arial" w:cs="Arial"/>
          <w:sz w:val="24"/>
          <w:szCs w:val="24"/>
        </w:rPr>
      </w:pPr>
      <w:ins w:id="173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8. Don´t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help</w:t>
        </w:r>
        <w:proofErr w:type="gramEnd"/>
        <w:r w:rsidRPr="00DE01B2">
          <w:rPr>
            <w:rFonts w:ascii="Arial" w:eastAsia="Times New Roman" w:hAnsi="Arial" w:cs="Arial"/>
            <w:sz w:val="24"/>
            <w:szCs w:val="24"/>
          </w:rPr>
          <w:t xml:space="preserve"> us, Dad! I and Jim can paint the car all by ourselves.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74" w:author="Unknown"/>
          <w:rFonts w:ascii="Arial" w:eastAsia="Times New Roman" w:hAnsi="Arial" w:cs="Arial"/>
          <w:sz w:val="24"/>
          <w:szCs w:val="24"/>
        </w:rPr>
      </w:pPr>
      <w:ins w:id="175" w:author="Unknown">
        <w:r w:rsidRPr="00DE01B2">
          <w:rPr>
            <w:rFonts w:ascii="Arial" w:eastAsia="Times New Roman" w:hAnsi="Arial" w:cs="Arial"/>
            <w:sz w:val="24"/>
            <w:szCs w:val="24"/>
          </w:rPr>
          <w:t>9. You are five years old, Danny. You have to comb your hair by yourself now.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76" w:author="Unknown"/>
          <w:rFonts w:ascii="Arial" w:eastAsia="Times New Roman" w:hAnsi="Arial" w:cs="Arial"/>
          <w:sz w:val="24"/>
          <w:szCs w:val="24"/>
        </w:rPr>
      </w:pPr>
      <w:ins w:id="177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10. Hi, Martin! Hi,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Rebeca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>! Please, come in and make yourselves at home.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78" w:author="Unknown"/>
          <w:rFonts w:ascii="Arial" w:eastAsia="Times New Roman" w:hAnsi="Arial" w:cs="Arial"/>
          <w:sz w:val="24"/>
          <w:szCs w:val="24"/>
        </w:rPr>
      </w:pPr>
      <w:ins w:id="179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IV. Choose the correct reflexive pronouns from the dropdown menu.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80" w:author="Unknown"/>
          <w:rFonts w:ascii="Arial" w:eastAsia="Times New Roman" w:hAnsi="Arial" w:cs="Arial"/>
          <w:sz w:val="24"/>
          <w:szCs w:val="24"/>
        </w:rPr>
      </w:pPr>
      <w:proofErr w:type="gramStart"/>
      <w:ins w:id="181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myself</w:t>
        </w:r>
        <w:proofErr w:type="gram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, yourself, himself, herself, itself, ourselves, yourselves, themselves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82" w:author="Unknown"/>
          <w:rFonts w:ascii="Arial" w:eastAsia="Times New Roman" w:hAnsi="Arial" w:cs="Arial"/>
          <w:sz w:val="24"/>
          <w:szCs w:val="24"/>
        </w:rPr>
      </w:pPr>
      <w:ins w:id="183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1. The cat nearly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killed_____________________when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it ran across the road.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84" w:author="Unknown"/>
          <w:rFonts w:ascii="Arial" w:eastAsia="Times New Roman" w:hAnsi="Arial" w:cs="Arial"/>
          <w:sz w:val="24"/>
          <w:szCs w:val="24"/>
        </w:rPr>
      </w:pPr>
      <w:ins w:id="185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2. I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enjoyed_____________________at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the party.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86" w:author="Unknown"/>
          <w:rFonts w:ascii="Arial" w:eastAsia="Times New Roman" w:hAnsi="Arial" w:cs="Arial"/>
          <w:sz w:val="24"/>
          <w:szCs w:val="24"/>
        </w:rPr>
      </w:pPr>
      <w:ins w:id="187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3. He always looks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at_____________________in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the mirror.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88" w:author="Unknown"/>
          <w:rFonts w:ascii="Arial" w:eastAsia="Times New Roman" w:hAnsi="Arial" w:cs="Arial"/>
          <w:sz w:val="24"/>
          <w:szCs w:val="24"/>
        </w:rPr>
      </w:pPr>
      <w:ins w:id="189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4. We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helped_____________________to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the coffee.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90" w:author="Unknown"/>
          <w:rFonts w:ascii="Arial" w:eastAsia="Times New Roman" w:hAnsi="Arial" w:cs="Arial"/>
          <w:sz w:val="24"/>
          <w:szCs w:val="24"/>
        </w:rPr>
      </w:pPr>
      <w:ins w:id="191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5. The woman accidentally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hurt_____________________with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the knife.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92" w:author="Unknown"/>
          <w:rFonts w:ascii="Arial" w:eastAsia="Times New Roman" w:hAnsi="Arial" w:cs="Arial"/>
          <w:sz w:val="24"/>
          <w:szCs w:val="24"/>
        </w:rPr>
      </w:pPr>
      <w:ins w:id="193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6. The children </w:t>
        </w:r>
        <w:proofErr w:type="spellStart"/>
        <w:r w:rsidRPr="00DE01B2">
          <w:rPr>
            <w:rFonts w:ascii="Arial" w:eastAsia="Times New Roman" w:hAnsi="Arial" w:cs="Arial"/>
            <w:sz w:val="24"/>
            <w:szCs w:val="24"/>
          </w:rPr>
          <w:t>enjoyed_____________________at</w:t>
        </w:r>
        <w:proofErr w:type="spellEnd"/>
        <w:r w:rsidRPr="00DE01B2">
          <w:rPr>
            <w:rFonts w:ascii="Arial" w:eastAsia="Times New Roman" w:hAnsi="Arial" w:cs="Arial"/>
            <w:sz w:val="24"/>
            <w:szCs w:val="24"/>
          </w:rPr>
          <w:t xml:space="preserve"> the beach.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94" w:author="Unknown"/>
          <w:rFonts w:ascii="Arial" w:eastAsia="Times New Roman" w:hAnsi="Arial" w:cs="Arial"/>
          <w:sz w:val="24"/>
          <w:szCs w:val="24"/>
        </w:rPr>
      </w:pPr>
      <w:ins w:id="195" w:author="Unknown">
        <w:r w:rsidRPr="00DE01B2">
          <w:rPr>
            <w:rFonts w:ascii="Arial" w:eastAsia="Times New Roman" w:hAnsi="Arial" w:cs="Arial"/>
            <w:sz w:val="24"/>
            <w:szCs w:val="24"/>
          </w:rPr>
          <w:t>7. The two of you shouldn't do that. You'll hurt_____________________.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96" w:author="Unknown"/>
          <w:rFonts w:ascii="Arial" w:eastAsia="Times New Roman" w:hAnsi="Arial" w:cs="Arial"/>
          <w:sz w:val="24"/>
          <w:szCs w:val="24"/>
        </w:rPr>
      </w:pPr>
      <w:ins w:id="197" w:author="Unknown">
        <w:r w:rsidRPr="00DE01B2">
          <w:rPr>
            <w:rFonts w:ascii="Arial" w:eastAsia="Times New Roman" w:hAnsi="Arial" w:cs="Arial"/>
            <w:sz w:val="24"/>
            <w:szCs w:val="24"/>
          </w:rPr>
          <w:t>8. He paid for_____________________.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198" w:author="Unknown"/>
          <w:rFonts w:ascii="Arial" w:eastAsia="Times New Roman" w:hAnsi="Arial" w:cs="Arial"/>
          <w:sz w:val="24"/>
          <w:szCs w:val="24"/>
        </w:rPr>
      </w:pPr>
      <w:ins w:id="199" w:author="Unknown">
        <w:r w:rsidRPr="00DE01B2">
          <w:rPr>
            <w:rFonts w:ascii="Arial" w:eastAsia="Times New Roman" w:hAnsi="Arial" w:cs="Arial"/>
            <w:sz w:val="24"/>
            <w:szCs w:val="24"/>
          </w:rPr>
          <w:t>9. Some people only think about_____________________.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00" w:author="Unknown"/>
          <w:rFonts w:ascii="Arial" w:eastAsia="Times New Roman" w:hAnsi="Arial" w:cs="Arial"/>
          <w:sz w:val="24"/>
          <w:szCs w:val="24"/>
        </w:rPr>
      </w:pPr>
      <w:ins w:id="201" w:author="Unknown">
        <w:r w:rsidRPr="00DE01B2">
          <w:rPr>
            <w:rFonts w:ascii="Arial" w:eastAsia="Times New Roman" w:hAnsi="Arial" w:cs="Arial"/>
            <w:sz w:val="24"/>
            <w:szCs w:val="24"/>
          </w:rPr>
          <w:t>10. She didn't tell him. I told him_____________________.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02" w:author="Unknown"/>
          <w:rFonts w:ascii="Arial" w:eastAsia="Times New Roman" w:hAnsi="Arial" w:cs="Arial"/>
          <w:sz w:val="24"/>
          <w:szCs w:val="24"/>
        </w:rPr>
      </w:pPr>
      <w:proofErr w:type="spellStart"/>
      <w:ins w:id="203" w:author="Unknown"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Đáp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án</w:t>
        </w:r>
        <w:proofErr w:type="spellEnd"/>
        <w:r w:rsidRPr="00DE01B2">
          <w:rPr>
            <w:rFonts w:ascii="inherit" w:eastAsia="Times New Roman" w:hAnsi="inherit" w:cs="Arial"/>
            <w:b/>
            <w:bCs/>
            <w:sz w:val="24"/>
            <w:szCs w:val="24"/>
            <w:bdr w:val="none" w:sz="0" w:space="0" w:color="auto" w:frame="1"/>
          </w:rPr>
          <w:t>:</w:t>
        </w:r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04" w:author="Unknown"/>
          <w:rFonts w:ascii="Arial" w:eastAsia="Times New Roman" w:hAnsi="Arial" w:cs="Arial"/>
          <w:sz w:val="24"/>
          <w:szCs w:val="24"/>
        </w:rPr>
      </w:pPr>
      <w:ins w:id="205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1.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itself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06" w:author="Unknown"/>
          <w:rFonts w:ascii="Arial" w:eastAsia="Times New Roman" w:hAnsi="Arial" w:cs="Arial"/>
          <w:sz w:val="24"/>
          <w:szCs w:val="24"/>
        </w:rPr>
      </w:pPr>
      <w:ins w:id="207" w:author="Unknown">
        <w:r w:rsidRPr="00DE01B2">
          <w:rPr>
            <w:rFonts w:ascii="Arial" w:eastAsia="Times New Roman" w:hAnsi="Arial" w:cs="Arial"/>
            <w:sz w:val="24"/>
            <w:szCs w:val="24"/>
          </w:rPr>
          <w:lastRenderedPageBreak/>
          <w:t xml:space="preserve">2.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myself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08" w:author="Unknown"/>
          <w:rFonts w:ascii="Arial" w:eastAsia="Times New Roman" w:hAnsi="Arial" w:cs="Arial"/>
          <w:sz w:val="24"/>
          <w:szCs w:val="24"/>
        </w:rPr>
      </w:pPr>
      <w:ins w:id="209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3.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himself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10" w:author="Unknown"/>
          <w:rFonts w:ascii="Arial" w:eastAsia="Times New Roman" w:hAnsi="Arial" w:cs="Arial"/>
          <w:sz w:val="24"/>
          <w:szCs w:val="24"/>
        </w:rPr>
      </w:pPr>
      <w:ins w:id="211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4.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ourselves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12" w:author="Unknown"/>
          <w:rFonts w:ascii="Arial" w:eastAsia="Times New Roman" w:hAnsi="Arial" w:cs="Arial"/>
          <w:sz w:val="24"/>
          <w:szCs w:val="24"/>
        </w:rPr>
      </w:pPr>
      <w:ins w:id="213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5.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herself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14" w:author="Unknown"/>
          <w:rFonts w:ascii="Arial" w:eastAsia="Times New Roman" w:hAnsi="Arial" w:cs="Arial"/>
          <w:sz w:val="24"/>
          <w:szCs w:val="24"/>
        </w:rPr>
      </w:pPr>
      <w:ins w:id="215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6.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themselves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16" w:author="Unknown"/>
          <w:rFonts w:ascii="Arial" w:eastAsia="Times New Roman" w:hAnsi="Arial" w:cs="Arial"/>
          <w:sz w:val="24"/>
          <w:szCs w:val="24"/>
        </w:rPr>
      </w:pPr>
      <w:ins w:id="217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7.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yourselves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18" w:author="Unknown"/>
          <w:rFonts w:ascii="Arial" w:eastAsia="Times New Roman" w:hAnsi="Arial" w:cs="Arial"/>
          <w:sz w:val="24"/>
          <w:szCs w:val="24"/>
        </w:rPr>
      </w:pPr>
      <w:ins w:id="219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8.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himself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20" w:author="Unknown"/>
          <w:rFonts w:ascii="Arial" w:eastAsia="Times New Roman" w:hAnsi="Arial" w:cs="Arial"/>
          <w:sz w:val="24"/>
          <w:szCs w:val="24"/>
        </w:rPr>
      </w:pPr>
      <w:ins w:id="221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9.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themselves</w:t>
        </w:r>
        <w:proofErr w:type="gramEnd"/>
      </w:ins>
    </w:p>
    <w:p w:rsidR="00DE01B2" w:rsidRPr="00DE01B2" w:rsidRDefault="00DE01B2" w:rsidP="00DE01B2">
      <w:pPr>
        <w:shd w:val="clear" w:color="auto" w:fill="FFFFFF"/>
        <w:spacing w:after="0" w:line="240" w:lineRule="auto"/>
        <w:jc w:val="both"/>
        <w:rPr>
          <w:ins w:id="222" w:author="Unknown"/>
          <w:rFonts w:ascii="Arial" w:eastAsia="Times New Roman" w:hAnsi="Arial" w:cs="Arial"/>
          <w:sz w:val="24"/>
          <w:szCs w:val="24"/>
        </w:rPr>
      </w:pPr>
      <w:ins w:id="223" w:author="Unknown">
        <w:r w:rsidRPr="00DE01B2">
          <w:rPr>
            <w:rFonts w:ascii="Arial" w:eastAsia="Times New Roman" w:hAnsi="Arial" w:cs="Arial"/>
            <w:sz w:val="24"/>
            <w:szCs w:val="24"/>
          </w:rPr>
          <w:t xml:space="preserve">10. </w:t>
        </w:r>
        <w:proofErr w:type="gramStart"/>
        <w:r w:rsidRPr="00DE01B2">
          <w:rPr>
            <w:rFonts w:ascii="Arial" w:eastAsia="Times New Roman" w:hAnsi="Arial" w:cs="Arial"/>
            <w:sz w:val="24"/>
            <w:szCs w:val="24"/>
          </w:rPr>
          <w:t>myself</w:t>
        </w:r>
        <w:proofErr w:type="gramEnd"/>
      </w:ins>
    </w:p>
    <w:p w:rsidR="004B1467" w:rsidRDefault="004B1467">
      <w:bookmarkStart w:id="224" w:name="_GoBack"/>
      <w:bookmarkEnd w:id="224"/>
    </w:p>
    <w:sectPr w:rsidR="004B1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40CFA"/>
    <w:multiLevelType w:val="multilevel"/>
    <w:tmpl w:val="27DA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6629F2"/>
    <w:multiLevelType w:val="multilevel"/>
    <w:tmpl w:val="A7BE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F32D1E"/>
    <w:multiLevelType w:val="multilevel"/>
    <w:tmpl w:val="19B6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AD0ACE"/>
    <w:multiLevelType w:val="multilevel"/>
    <w:tmpl w:val="4E7C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E7F"/>
    <w:rsid w:val="004B1467"/>
    <w:rsid w:val="00A53E7F"/>
    <w:rsid w:val="00D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1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1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2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8553">
          <w:marLeft w:val="0"/>
          <w:marRight w:val="0"/>
          <w:marTop w:val="240"/>
          <w:marBottom w:val="24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96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do.ai/?utm_medium=video&amp;utm_term=vndoc.com&amp;utm_source=vdoai_log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2</cp:revision>
  <dcterms:created xsi:type="dcterms:W3CDTF">2022-03-24T00:33:00Z</dcterms:created>
  <dcterms:modified xsi:type="dcterms:W3CDTF">2022-03-24T00:34:00Z</dcterms:modified>
</cp:coreProperties>
</file>