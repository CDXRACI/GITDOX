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0E26" w:rsidRPr="00F60E26" w:rsidRDefault="00F60E26" w:rsidP="00F60E26">
      <w:pPr>
        <w:shd w:val="clear" w:color="auto" w:fill="FFFFFF"/>
        <w:spacing w:after="300" w:line="288" w:lineRule="atLeast"/>
        <w:outlineLvl w:val="2"/>
        <w:rPr>
          <w:rFonts w:ascii="Arial" w:eastAsia="Times New Roman" w:hAnsi="Arial" w:cs="Arial"/>
          <w:b/>
          <w:bCs/>
          <w:color w:val="3A3A3A"/>
          <w:sz w:val="38"/>
          <w:szCs w:val="38"/>
        </w:rPr>
      </w:pP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>Bài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>tập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 xml:space="preserve"> 1</w:t>
      </w:r>
    </w:p>
    <w:p w:rsidR="00F60E26" w:rsidRDefault="00F60E26" w:rsidP="00F60E2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</w:pP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Điền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động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từ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TOBE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thích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hợp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vào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chỗ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trống</w:t>
      </w:r>
      <w:proofErr w:type="spellEnd"/>
    </w:p>
    <w:p w:rsidR="00F60E26" w:rsidRPr="00F60E26" w:rsidRDefault="00F60E26" w:rsidP="00F60E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A3A3A"/>
          <w:sz w:val="27"/>
          <w:szCs w:val="27"/>
        </w:rPr>
      </w:pP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It ………………</w:t>
      </w:r>
      <w:r w:rsidR="000B4184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 cold today.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I ………</w:t>
      </w:r>
      <w:r w:rsidR="000B4184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……………… at home now.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They …………</w:t>
      </w:r>
      <w:r w:rsidR="000B4184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…………… Korean.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There ………</w:t>
      </w:r>
      <w:r w:rsidR="000B4184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……………… a pen on the desk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My name ……</w:t>
      </w:r>
      <w:r w:rsidR="000B4184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………………… Nikita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We ………………</w:t>
      </w:r>
      <w:r w:rsidR="000B4184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 from Ukraine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That ………</w:t>
      </w:r>
      <w:r w:rsidR="000B4184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……………… right.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I …………</w:t>
      </w:r>
      <w:r w:rsidR="000B4184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…………… OK, thanks.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Clara and Steve ………</w:t>
      </w:r>
      <w:r w:rsidR="000B4184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……………… married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She ………………</w:t>
      </w:r>
      <w:r w:rsidR="000B4184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 an English teacher.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proofErr w:type="gramStart"/>
      <w:r w:rsidRPr="00F60E26">
        <w:rPr>
          <w:rFonts w:ascii="Arial" w:eastAsia="Times New Roman" w:hAnsi="Arial" w:cs="Arial"/>
          <w:color w:val="3A3A3A"/>
          <w:sz w:val="27"/>
          <w:szCs w:val="27"/>
        </w:rPr>
        <w:t>This book …………</w:t>
      </w:r>
      <w:r w:rsidR="000B4184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…………… mine</w:t>
      </w:r>
      <w:proofErr w:type="gramEnd"/>
      <w:r w:rsidRPr="00F60E26">
        <w:rPr>
          <w:rFonts w:ascii="Arial" w:eastAsia="Times New Roman" w:hAnsi="Arial" w:cs="Arial"/>
          <w:color w:val="3A3A3A"/>
          <w:sz w:val="27"/>
          <w:szCs w:val="27"/>
        </w:rPr>
        <w:t>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Jane and Peter ……</w:t>
      </w:r>
      <w:r w:rsidR="000B4184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………………… married.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My brother ……………</w:t>
      </w:r>
      <w:r w:rsidR="000B4184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 here at the moment.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Many people …………</w:t>
      </w:r>
      <w:r w:rsidR="000B4184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…………… in the bank.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We ………</w:t>
      </w:r>
      <w:r w:rsidR="000B4184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……………… in England.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It ………………</w:t>
      </w:r>
      <w:r w:rsidR="000B4184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 Monday today.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I ……………</w:t>
      </w:r>
      <w:r w:rsidR="000B4184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 a hairdresser.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My name ………</w:t>
      </w:r>
      <w:r w:rsidR="000B4184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……………… Alexander.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There ………</w:t>
      </w:r>
      <w:r w:rsidR="000B4184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……………… many people in this class.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</w:t>
      </w:r>
      <w:r w:rsidR="000B4184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……… </w:t>
      </w:r>
      <w:proofErr w:type="spellStart"/>
      <w:r w:rsidRPr="00F60E26">
        <w:rPr>
          <w:rFonts w:ascii="Arial" w:eastAsia="Times New Roman" w:hAnsi="Arial" w:cs="Arial"/>
          <w:color w:val="3A3A3A"/>
          <w:sz w:val="27"/>
          <w:szCs w:val="27"/>
        </w:rPr>
        <w:t>Ane</w:t>
      </w:r>
      <w:proofErr w:type="spellEnd"/>
      <w:r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and Alice sisters?</w:t>
      </w:r>
    </w:p>
    <w:p w:rsidR="00F60E26" w:rsidRPr="00F60E26" w:rsidRDefault="00F60E26" w:rsidP="00F60E26">
      <w:pPr>
        <w:shd w:val="clear" w:color="auto" w:fill="FFFFFF"/>
        <w:spacing w:after="300" w:line="288" w:lineRule="atLeast"/>
        <w:outlineLvl w:val="2"/>
        <w:rPr>
          <w:rFonts w:ascii="Arial" w:eastAsia="Times New Roman" w:hAnsi="Arial" w:cs="Arial"/>
          <w:b/>
          <w:bCs/>
          <w:color w:val="3A3A3A"/>
          <w:sz w:val="38"/>
          <w:szCs w:val="38"/>
        </w:rPr>
      </w:pP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>Bài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>tập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 xml:space="preserve"> 2</w:t>
      </w:r>
    </w:p>
    <w:p w:rsidR="00F60E26" w:rsidRPr="00F60E26" w:rsidRDefault="00F60E26" w:rsidP="00F60E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A3A3A"/>
          <w:sz w:val="27"/>
          <w:szCs w:val="27"/>
        </w:rPr>
      </w:pP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Điền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đại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từ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nhân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xưng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phù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hợp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vào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chỗ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trống</w:t>
      </w:r>
      <w:proofErr w:type="spellEnd"/>
    </w:p>
    <w:p w:rsidR="00F60E26" w:rsidRPr="00F60E26" w:rsidRDefault="00F60E26" w:rsidP="00151DBD">
      <w:p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 Mr. Simon, my science teacher, what glass was and…</w:t>
      </w:r>
      <w:r w:rsidR="00E222FD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>
        <w:rPr>
          <w:rFonts w:ascii="Arial" w:eastAsia="Times New Roman" w:hAnsi="Arial" w:cs="Arial"/>
          <w:color w:val="3A3A3A"/>
          <w:sz w:val="27"/>
          <w:szCs w:val="27"/>
        </w:rPr>
        <w:t>/</w:t>
      </w:r>
      <w:r w:rsidR="00E222FD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…said that …</w:t>
      </w:r>
      <w:r w:rsidR="00E222FD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………is a liquid.</w:t>
      </w:r>
    </w:p>
    <w:p w:rsidR="00F60E26" w:rsidRPr="00F60E26" w:rsidRDefault="00F60E26" w:rsidP="00F60E26">
      <w:pPr>
        <w:numPr>
          <w:ilvl w:val="0"/>
          <w:numId w:val="2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Hi Dana! Are…</w:t>
      </w:r>
      <w:r w:rsidR="00E222FD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…still coming shopping with us tomorrow?</w:t>
      </w:r>
    </w:p>
    <w:p w:rsidR="00F60E26" w:rsidRPr="00F60E26" w:rsidRDefault="00F60E26" w:rsidP="00F60E26">
      <w:pPr>
        <w:numPr>
          <w:ilvl w:val="0"/>
          <w:numId w:val="2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My mum studied history at university. …</w:t>
      </w:r>
      <w:r w:rsidR="00151DBD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 …</w:t>
      </w:r>
      <w:r w:rsidR="00E222FD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…was a really interesting course.</w:t>
      </w:r>
    </w:p>
    <w:p w:rsidR="00F60E26" w:rsidRPr="00F60E26" w:rsidRDefault="00F60E26" w:rsidP="00F60E26">
      <w:pPr>
        <w:numPr>
          <w:ilvl w:val="0"/>
          <w:numId w:val="2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Scientists are working hard to find cures for lots of diseases, but…</w:t>
      </w:r>
      <w:r w:rsidR="00E222FD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 haven’t found a cure for the common cold yet.</w:t>
      </w:r>
    </w:p>
    <w:p w:rsidR="00F60E26" w:rsidRPr="00F60E26" w:rsidRDefault="00F60E26" w:rsidP="00F60E26">
      <w:pPr>
        <w:numPr>
          <w:ilvl w:val="0"/>
          <w:numId w:val="2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Adam, do…</w:t>
      </w:r>
      <w:r w:rsidR="00E222FD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 think…</w:t>
      </w:r>
      <w:r w:rsidR="00E222FD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 should all bring some food with us to your party?</w:t>
      </w:r>
    </w:p>
    <w:p w:rsidR="00F60E26" w:rsidRPr="00F60E26" w:rsidRDefault="00F60E26" w:rsidP="00F60E26">
      <w:pPr>
        <w:numPr>
          <w:ilvl w:val="0"/>
          <w:numId w:val="2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Dad, do…</w:t>
      </w:r>
      <w:r w:rsidR="00E222FD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 know if…</w:t>
      </w:r>
      <w:r w:rsidR="00E222FD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 sell computer games in the market?</w:t>
      </w:r>
    </w:p>
    <w:p w:rsidR="00F60E26" w:rsidRPr="00F60E26" w:rsidRDefault="00F60E26" w:rsidP="00F60E26">
      <w:pPr>
        <w:shd w:val="clear" w:color="auto" w:fill="FFFFFF"/>
        <w:spacing w:after="300" w:line="288" w:lineRule="atLeast"/>
        <w:outlineLvl w:val="2"/>
        <w:rPr>
          <w:rFonts w:ascii="Arial" w:eastAsia="Times New Roman" w:hAnsi="Arial" w:cs="Arial"/>
          <w:b/>
          <w:bCs/>
          <w:color w:val="3A3A3A"/>
          <w:sz w:val="38"/>
          <w:szCs w:val="38"/>
        </w:rPr>
      </w:pP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>Bài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>tập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 xml:space="preserve"> 3</w:t>
      </w:r>
    </w:p>
    <w:p w:rsidR="00F60E26" w:rsidRPr="00F60E26" w:rsidRDefault="00F60E26" w:rsidP="00F60E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A3A3A"/>
          <w:sz w:val="27"/>
          <w:szCs w:val="27"/>
        </w:rPr>
      </w:pP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Điền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đại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từ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nhân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xưng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phù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hợp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vào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chỗ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trống</w:t>
      </w:r>
      <w:proofErr w:type="spellEnd"/>
    </w:p>
    <w:p w:rsidR="00F60E26" w:rsidRPr="00F60E26" w:rsidRDefault="00F60E26" w:rsidP="00F60E26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lastRenderedPageBreak/>
        <w:t>Alice asked me about that book. Did you give…</w:t>
      </w:r>
      <w:r w:rsidR="00151DBD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…to…</w:t>
      </w:r>
      <w:r w:rsidR="00151DBD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….</w:t>
      </w:r>
    </w:p>
    <w:p w:rsidR="00F60E26" w:rsidRPr="00F60E26" w:rsidRDefault="00F60E26" w:rsidP="00F60E26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I met Bill today, he went out with…</w:t>
      </w:r>
      <w:r w:rsidR="00151DBD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…girlfriend.</w:t>
      </w:r>
    </w:p>
    <w:p w:rsidR="00F60E26" w:rsidRPr="00F60E26" w:rsidRDefault="00F60E26" w:rsidP="00F60E26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Why does the teacher always give our class many tests? She hates…</w:t>
      </w:r>
      <w:r w:rsidR="00151DBD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…or something?</w:t>
      </w:r>
    </w:p>
    <w:p w:rsidR="00F60E26" w:rsidRPr="00F60E26" w:rsidRDefault="00F60E26" w:rsidP="00F60E26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They paid Michael Bay a lot of money to make this film. They must like…</w:t>
      </w:r>
      <w:r w:rsidR="00151DBD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…very much.</w:t>
      </w:r>
    </w:p>
    <w:p w:rsidR="00F60E26" w:rsidRPr="00F60E26" w:rsidRDefault="00F60E26" w:rsidP="00F60E26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I haven’t seen Adam and Ally for ages. Have you met…</w:t>
      </w:r>
      <w:r w:rsidR="00151DBD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…recently?</w:t>
      </w:r>
    </w:p>
    <w:p w:rsidR="00F60E26" w:rsidRPr="00F60E26" w:rsidRDefault="00F60E26" w:rsidP="00F60E26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I have two brothers and one sister; …</w:t>
      </w:r>
      <w:r w:rsidR="00151DBD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…sister is a student.</w:t>
      </w:r>
    </w:p>
    <w:p w:rsidR="00F60E26" w:rsidRPr="00F60E26" w:rsidRDefault="00F60E26" w:rsidP="00F60E26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This is where we live. Here is…</w:t>
      </w:r>
      <w:r w:rsidR="00151DBD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 house.</w:t>
      </w:r>
    </w:p>
    <w:p w:rsidR="00F60E26" w:rsidRPr="00F60E26" w:rsidRDefault="00F60E26" w:rsidP="00F60E26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Those aren’t my brothers’ dogs. …</w:t>
      </w:r>
      <w:r w:rsidR="00151DBD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 dogs are big, not small.</w:t>
      </w:r>
    </w:p>
    <w:p w:rsidR="00F60E26" w:rsidRPr="00F60E26" w:rsidRDefault="00F60E26" w:rsidP="00F60E26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What’s…</w:t>
      </w:r>
      <w:r w:rsidR="00151DBD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…name? – I’m Alan.</w:t>
      </w:r>
    </w:p>
    <w:p w:rsidR="00F60E26" w:rsidRPr="00F60E26" w:rsidRDefault="00F60E26" w:rsidP="00F60E26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My son told…</w:t>
      </w:r>
      <w:r w:rsidR="00151DBD"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…that I need to stop smoking.</w:t>
      </w:r>
    </w:p>
    <w:p w:rsidR="00F60E26" w:rsidRPr="00F60E26" w:rsidRDefault="00F60E26" w:rsidP="00F60E26">
      <w:pPr>
        <w:shd w:val="clear" w:color="auto" w:fill="FFFFFF"/>
        <w:spacing w:after="300" w:line="288" w:lineRule="atLeast"/>
        <w:outlineLvl w:val="2"/>
        <w:rPr>
          <w:rFonts w:ascii="Arial" w:eastAsia="Times New Roman" w:hAnsi="Arial" w:cs="Arial"/>
          <w:b/>
          <w:bCs/>
          <w:color w:val="3A3A3A"/>
          <w:sz w:val="38"/>
          <w:szCs w:val="38"/>
        </w:rPr>
      </w:pP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>Bài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>tập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 xml:space="preserve"> 4</w:t>
      </w:r>
    </w:p>
    <w:p w:rsidR="00F60E26" w:rsidRPr="00F60E26" w:rsidRDefault="00F60E26" w:rsidP="00F60E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A3A3A"/>
          <w:sz w:val="27"/>
          <w:szCs w:val="27"/>
        </w:rPr>
      </w:pP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Hãy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chọn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từ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,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cụm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từ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hoặc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mệnh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đề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A, B, C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hoặc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D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thích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hợp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nhất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cho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khoảng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trống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của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câu</w:t>
      </w:r>
      <w:proofErr w:type="spellEnd"/>
    </w:p>
    <w:p w:rsidR="00F60E26" w:rsidRPr="00F60E26" w:rsidRDefault="00F60E26" w:rsidP="00F60E26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1) William considered …. </w:t>
      </w:r>
      <w:proofErr w:type="gramStart"/>
      <w:r w:rsidRPr="00F60E26">
        <w:rPr>
          <w:rFonts w:ascii="Arial" w:eastAsia="Times New Roman" w:hAnsi="Arial" w:cs="Arial"/>
          <w:color w:val="3A3A3A"/>
          <w:sz w:val="27"/>
          <w:szCs w:val="27"/>
        </w:rPr>
        <w:t>lucky</w:t>
      </w:r>
      <w:proofErr w:type="gramEnd"/>
      <w:r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when he bought an affordable apartment.</w:t>
      </w:r>
    </w:p>
    <w:p w:rsidR="00F60E26" w:rsidRPr="00F60E26" w:rsidRDefault="00F60E26" w:rsidP="00F60E26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3A3A3A"/>
          <w:sz w:val="27"/>
          <w:szCs w:val="27"/>
        </w:rPr>
      </w:pPr>
      <w:bookmarkStart w:id="0" w:name="_GoBack"/>
      <w:bookmarkEnd w:id="0"/>
      <w:r w:rsidRPr="00151DBD">
        <w:rPr>
          <w:rFonts w:ascii="Arial" w:eastAsia="Times New Roman" w:hAnsi="Arial" w:cs="Arial"/>
          <w:color w:val="3A3A3A"/>
          <w:sz w:val="27"/>
          <w:szCs w:val="27"/>
          <w:highlight w:val="lightGray"/>
        </w:rPr>
        <w:t xml:space="preserve">A. him B. he C. himself </w:t>
      </w:r>
      <w:r w:rsidRPr="00151DBD">
        <w:rPr>
          <w:rFonts w:ascii="Arial" w:eastAsia="Times New Roman" w:hAnsi="Arial" w:cs="Arial"/>
          <w:color w:val="3A3A3A"/>
          <w:sz w:val="27"/>
          <w:szCs w:val="27"/>
          <w:highlight w:val="lightGray"/>
          <w:shd w:val="clear" w:color="auto" w:fill="FF0000"/>
        </w:rPr>
        <w:t>D. his</w:t>
      </w:r>
    </w:p>
    <w:p w:rsidR="00F60E26" w:rsidRPr="00F60E26" w:rsidRDefault="00F60E26" w:rsidP="00F60E26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2) David’s </w:t>
      </w:r>
      <w:proofErr w:type="spellStart"/>
      <w:r w:rsidRPr="00F60E26">
        <w:rPr>
          <w:rFonts w:ascii="Arial" w:eastAsia="Times New Roman" w:hAnsi="Arial" w:cs="Arial"/>
          <w:color w:val="3A3A3A"/>
          <w:sz w:val="27"/>
          <w:szCs w:val="27"/>
        </w:rPr>
        <w:t>favourite</w:t>
      </w:r>
      <w:proofErr w:type="spellEnd"/>
      <w:r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sport is football; … is tennis.</w:t>
      </w:r>
    </w:p>
    <w:p w:rsidR="00F60E26" w:rsidRPr="00F60E26" w:rsidRDefault="00F60E26" w:rsidP="00F60E26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3A3A3A"/>
          <w:sz w:val="27"/>
          <w:szCs w:val="27"/>
        </w:rPr>
      </w:pPr>
      <w:r w:rsidRPr="00151DBD">
        <w:rPr>
          <w:rFonts w:ascii="Arial" w:eastAsia="Times New Roman" w:hAnsi="Arial" w:cs="Arial"/>
          <w:color w:val="3A3A3A"/>
          <w:sz w:val="27"/>
          <w:szCs w:val="27"/>
          <w:highlight w:val="lightGray"/>
        </w:rPr>
        <w:t xml:space="preserve">A. </w:t>
      </w:r>
      <w:r w:rsidRPr="00151DBD">
        <w:rPr>
          <w:rFonts w:ascii="Arial" w:eastAsia="Times New Roman" w:hAnsi="Arial" w:cs="Arial"/>
          <w:color w:val="3A3A3A"/>
          <w:sz w:val="27"/>
          <w:szCs w:val="27"/>
          <w:highlight w:val="lightGray"/>
          <w:shd w:val="clear" w:color="auto" w:fill="FF0000"/>
        </w:rPr>
        <w:t>my</w:t>
      </w:r>
      <w:r w:rsidRPr="00151DBD">
        <w:rPr>
          <w:rFonts w:ascii="Arial" w:eastAsia="Times New Roman" w:hAnsi="Arial" w:cs="Arial"/>
          <w:color w:val="3A3A3A"/>
          <w:sz w:val="27"/>
          <w:szCs w:val="27"/>
          <w:highlight w:val="lightGray"/>
        </w:rPr>
        <w:t xml:space="preserve"> B. me </w:t>
      </w:r>
      <w:r w:rsidRPr="00151DBD">
        <w:rPr>
          <w:rFonts w:ascii="Arial" w:eastAsia="Times New Roman" w:hAnsi="Arial" w:cs="Arial"/>
          <w:color w:val="3A3A3A"/>
          <w:sz w:val="27"/>
          <w:szCs w:val="27"/>
          <w:highlight w:val="lightGray"/>
          <w:shd w:val="clear" w:color="auto" w:fill="FF0000"/>
        </w:rPr>
        <w:t>C. mine</w:t>
      </w:r>
      <w:r w:rsidRPr="00151DBD">
        <w:rPr>
          <w:rFonts w:ascii="Arial" w:eastAsia="Times New Roman" w:hAnsi="Arial" w:cs="Arial"/>
          <w:color w:val="3A3A3A"/>
          <w:sz w:val="27"/>
          <w:szCs w:val="27"/>
          <w:highlight w:val="lightGray"/>
        </w:rPr>
        <w:t xml:space="preserve"> D. I</w:t>
      </w:r>
    </w:p>
    <w:p w:rsidR="00F60E26" w:rsidRPr="00F60E26" w:rsidRDefault="00F60E26" w:rsidP="00F60E26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3) Helen does better on tests, but I write better papers than ….As a result, she usually gets about the same grades as …</w:t>
      </w:r>
    </w:p>
    <w:p w:rsidR="00F60E26" w:rsidRPr="00F60E26" w:rsidRDefault="00F60E26" w:rsidP="00F60E26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3A3A3A"/>
          <w:sz w:val="27"/>
          <w:szCs w:val="27"/>
        </w:rPr>
      </w:pPr>
      <w:r w:rsidRPr="00151DBD">
        <w:rPr>
          <w:rFonts w:ascii="Arial" w:eastAsia="Times New Roman" w:hAnsi="Arial" w:cs="Arial"/>
          <w:color w:val="3A3A3A"/>
          <w:sz w:val="27"/>
          <w:szCs w:val="27"/>
          <w:highlight w:val="lightGray"/>
        </w:rPr>
        <w:t xml:space="preserve">A. her/me </w:t>
      </w:r>
      <w:r w:rsidRPr="00151DBD">
        <w:rPr>
          <w:rFonts w:ascii="Arial" w:eastAsia="Times New Roman" w:hAnsi="Arial" w:cs="Arial"/>
          <w:color w:val="FF0000"/>
          <w:sz w:val="27"/>
          <w:szCs w:val="27"/>
          <w:highlight w:val="lightGray"/>
        </w:rPr>
        <w:t xml:space="preserve">B. her/I </w:t>
      </w:r>
      <w:r w:rsidRPr="00151DBD">
        <w:rPr>
          <w:rFonts w:ascii="Arial" w:eastAsia="Times New Roman" w:hAnsi="Arial" w:cs="Arial"/>
          <w:color w:val="3A3A3A"/>
          <w:sz w:val="27"/>
          <w:szCs w:val="27"/>
          <w:highlight w:val="lightGray"/>
        </w:rPr>
        <w:t>C. she/I D. she/me</w:t>
      </w:r>
    </w:p>
    <w:p w:rsidR="00F60E26" w:rsidRPr="00F60E26" w:rsidRDefault="00F60E26" w:rsidP="00F60E26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4) It was … who ended up as finalists in the competition.</w:t>
      </w:r>
    </w:p>
    <w:p w:rsidR="00F60E26" w:rsidRPr="00F60E26" w:rsidRDefault="00F60E26" w:rsidP="00F60E26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3A3A3A"/>
          <w:sz w:val="27"/>
          <w:szCs w:val="27"/>
        </w:rPr>
      </w:pPr>
      <w:r w:rsidRPr="00151DBD">
        <w:rPr>
          <w:rFonts w:ascii="Arial" w:eastAsia="Times New Roman" w:hAnsi="Arial" w:cs="Arial"/>
          <w:color w:val="FF0000"/>
          <w:sz w:val="27"/>
          <w:szCs w:val="27"/>
          <w:highlight w:val="lightGray"/>
        </w:rPr>
        <w:t xml:space="preserve">A. me and her </w:t>
      </w:r>
      <w:r w:rsidRPr="00151DBD">
        <w:rPr>
          <w:rFonts w:ascii="Arial" w:eastAsia="Times New Roman" w:hAnsi="Arial" w:cs="Arial"/>
          <w:color w:val="3A3A3A"/>
          <w:sz w:val="27"/>
          <w:szCs w:val="27"/>
          <w:highlight w:val="lightGray"/>
        </w:rPr>
        <w:t>B. she and I C. myself and herself D. me and she</w:t>
      </w:r>
    </w:p>
    <w:p w:rsidR="00F60E26" w:rsidRPr="00F60E26" w:rsidRDefault="00F60E26" w:rsidP="00F60E26">
      <w:pPr>
        <w:shd w:val="clear" w:color="auto" w:fill="FFFFFF"/>
        <w:spacing w:after="360" w:line="240" w:lineRule="auto"/>
        <w:rPr>
          <w:ins w:id="1" w:author="Unknown"/>
          <w:rFonts w:ascii="Arial" w:eastAsia="Times New Roman" w:hAnsi="Arial" w:cs="Arial"/>
          <w:color w:val="3A3A3A"/>
          <w:sz w:val="27"/>
          <w:szCs w:val="27"/>
        </w:rPr>
      </w:pPr>
      <w:ins w:id="2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5) The Israelis believe that … country will always be subject to attack.</w:t>
        </w:r>
      </w:ins>
    </w:p>
    <w:p w:rsidR="00F60E26" w:rsidRPr="00F60E26" w:rsidRDefault="00F60E26" w:rsidP="00F60E26">
      <w:pPr>
        <w:shd w:val="clear" w:color="auto" w:fill="FFFFFF"/>
        <w:spacing w:after="360" w:line="240" w:lineRule="auto"/>
        <w:rPr>
          <w:ins w:id="3" w:author="Unknown"/>
          <w:rFonts w:ascii="Arial" w:eastAsia="Times New Roman" w:hAnsi="Arial" w:cs="Arial"/>
          <w:color w:val="3A3A3A"/>
          <w:sz w:val="27"/>
          <w:szCs w:val="27"/>
        </w:rPr>
      </w:pPr>
      <w:ins w:id="4" w:author="Unknown">
        <w:r w:rsidRPr="00151DBD">
          <w:rPr>
            <w:rFonts w:ascii="Arial" w:eastAsia="Times New Roman" w:hAnsi="Arial" w:cs="Arial"/>
            <w:color w:val="3A3A3A"/>
            <w:sz w:val="27"/>
            <w:szCs w:val="27"/>
            <w:highlight w:val="lightGray"/>
          </w:rPr>
          <w:t xml:space="preserve">A. they B. its C. it </w:t>
        </w:r>
        <w:r w:rsidRPr="00151DBD">
          <w:rPr>
            <w:rFonts w:ascii="Arial" w:eastAsia="Times New Roman" w:hAnsi="Arial" w:cs="Arial"/>
            <w:color w:val="FF0000"/>
            <w:sz w:val="27"/>
            <w:szCs w:val="27"/>
            <w:highlight w:val="lightGray"/>
            <w:shd w:val="clear" w:color="auto" w:fill="FF0000"/>
          </w:rPr>
          <w:t>D. their</w:t>
        </w:r>
      </w:ins>
    </w:p>
    <w:p w:rsidR="00F60E26" w:rsidRPr="00F60E26" w:rsidRDefault="00F60E26" w:rsidP="00F60E26">
      <w:pPr>
        <w:shd w:val="clear" w:color="auto" w:fill="FFFFFF"/>
        <w:spacing w:after="360" w:line="240" w:lineRule="auto"/>
        <w:rPr>
          <w:ins w:id="5" w:author="Unknown"/>
          <w:rFonts w:ascii="Arial" w:eastAsia="Times New Roman" w:hAnsi="Arial" w:cs="Arial"/>
          <w:color w:val="3A3A3A"/>
          <w:sz w:val="27"/>
          <w:szCs w:val="27"/>
        </w:rPr>
      </w:pPr>
      <w:ins w:id="6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6) … mother wants … to become a teacher.</w:t>
        </w:r>
      </w:ins>
    </w:p>
    <w:p w:rsidR="00F60E26" w:rsidRPr="00F60E26" w:rsidRDefault="00F60E26" w:rsidP="00F60E26">
      <w:pPr>
        <w:shd w:val="clear" w:color="auto" w:fill="FFFFFF"/>
        <w:spacing w:after="360" w:line="240" w:lineRule="auto"/>
        <w:rPr>
          <w:ins w:id="7" w:author="Unknown"/>
          <w:rFonts w:ascii="Arial" w:eastAsia="Times New Roman" w:hAnsi="Arial" w:cs="Arial"/>
          <w:color w:val="3A3A3A"/>
          <w:sz w:val="27"/>
          <w:szCs w:val="27"/>
        </w:rPr>
      </w:pPr>
      <w:ins w:id="8" w:author="Unknown">
        <w:r w:rsidRPr="00151DBD">
          <w:rPr>
            <w:rFonts w:ascii="Arial" w:eastAsia="Times New Roman" w:hAnsi="Arial" w:cs="Arial"/>
            <w:color w:val="3A3A3A"/>
            <w:sz w:val="27"/>
            <w:szCs w:val="27"/>
            <w:highlight w:val="lightGray"/>
          </w:rPr>
          <w:lastRenderedPageBreak/>
          <w:t xml:space="preserve">A. Me/me B. </w:t>
        </w:r>
        <w:proofErr w:type="gramStart"/>
        <w:r w:rsidRPr="00151DBD">
          <w:rPr>
            <w:rFonts w:ascii="Arial" w:eastAsia="Times New Roman" w:hAnsi="Arial" w:cs="Arial"/>
            <w:color w:val="3A3A3A"/>
            <w:sz w:val="27"/>
            <w:szCs w:val="27"/>
            <w:highlight w:val="lightGray"/>
          </w:rPr>
          <w:t xml:space="preserve">My/my </w:t>
        </w:r>
        <w:r w:rsidRPr="00151DBD">
          <w:rPr>
            <w:rFonts w:ascii="Arial" w:eastAsia="Times New Roman" w:hAnsi="Arial" w:cs="Arial"/>
            <w:color w:val="3A3A3A"/>
            <w:sz w:val="27"/>
            <w:szCs w:val="27"/>
            <w:highlight w:val="lightGray"/>
            <w:shd w:val="clear" w:color="auto" w:fill="FF0000"/>
          </w:rPr>
          <w:t>C.</w:t>
        </w:r>
        <w:proofErr w:type="gramEnd"/>
        <w:r w:rsidRPr="00151DBD">
          <w:rPr>
            <w:rFonts w:ascii="Arial" w:eastAsia="Times New Roman" w:hAnsi="Arial" w:cs="Arial"/>
            <w:color w:val="3A3A3A"/>
            <w:sz w:val="27"/>
            <w:szCs w:val="27"/>
            <w:highlight w:val="lightGray"/>
            <w:shd w:val="clear" w:color="auto" w:fill="FF0000"/>
          </w:rPr>
          <w:t xml:space="preserve"> My/me</w:t>
        </w:r>
        <w:r w:rsidRPr="00151DBD">
          <w:rPr>
            <w:rFonts w:ascii="Arial" w:eastAsia="Times New Roman" w:hAnsi="Arial" w:cs="Arial"/>
            <w:color w:val="3A3A3A"/>
            <w:sz w:val="27"/>
            <w:szCs w:val="27"/>
            <w:highlight w:val="lightGray"/>
          </w:rPr>
          <w:t xml:space="preserve"> D. </w:t>
        </w:r>
        <w:proofErr w:type="gramStart"/>
        <w:r w:rsidRPr="00151DBD">
          <w:rPr>
            <w:rFonts w:ascii="Arial" w:eastAsia="Times New Roman" w:hAnsi="Arial" w:cs="Arial"/>
            <w:color w:val="3A3A3A"/>
            <w:sz w:val="27"/>
            <w:szCs w:val="27"/>
            <w:highlight w:val="lightGray"/>
          </w:rPr>
          <w:t>Me/</w:t>
        </w:r>
        <w:proofErr w:type="gramEnd"/>
        <w:r w:rsidRPr="00151DBD">
          <w:rPr>
            <w:rFonts w:ascii="Arial" w:eastAsia="Times New Roman" w:hAnsi="Arial" w:cs="Arial"/>
            <w:color w:val="3A3A3A"/>
            <w:sz w:val="27"/>
            <w:szCs w:val="27"/>
            <w:highlight w:val="lightGray"/>
          </w:rPr>
          <w:t>my</w:t>
        </w:r>
      </w:ins>
    </w:p>
    <w:p w:rsidR="00F60E26" w:rsidRPr="00F60E26" w:rsidRDefault="00F60E26" w:rsidP="00F60E26">
      <w:pPr>
        <w:shd w:val="clear" w:color="auto" w:fill="FFFFFF"/>
        <w:spacing w:after="360" w:line="240" w:lineRule="auto"/>
        <w:rPr>
          <w:ins w:id="9" w:author="Unknown"/>
          <w:rFonts w:ascii="Arial" w:eastAsia="Times New Roman" w:hAnsi="Arial" w:cs="Arial"/>
          <w:color w:val="3A3A3A"/>
          <w:sz w:val="27"/>
          <w:szCs w:val="27"/>
        </w:rPr>
      </w:pPr>
      <w:ins w:id="10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7) The whole time we were growing up, teachers always seemed to like … better than ….</w:t>
        </w:r>
      </w:ins>
    </w:p>
    <w:p w:rsidR="00F60E26" w:rsidRPr="00F60E26" w:rsidRDefault="00F60E26" w:rsidP="00F60E26">
      <w:pPr>
        <w:shd w:val="clear" w:color="auto" w:fill="FFFFFF"/>
        <w:spacing w:after="360" w:line="240" w:lineRule="auto"/>
        <w:rPr>
          <w:ins w:id="11" w:author="Unknown"/>
          <w:rFonts w:ascii="Arial" w:eastAsia="Times New Roman" w:hAnsi="Arial" w:cs="Arial"/>
          <w:color w:val="3A3A3A"/>
          <w:sz w:val="27"/>
          <w:szCs w:val="27"/>
        </w:rPr>
      </w:pPr>
      <w:ins w:id="12" w:author="Unknown">
        <w:r w:rsidRPr="00151DBD">
          <w:rPr>
            <w:rFonts w:ascii="Arial" w:eastAsia="Times New Roman" w:hAnsi="Arial" w:cs="Arial"/>
            <w:color w:val="3A3A3A"/>
            <w:sz w:val="27"/>
            <w:szCs w:val="27"/>
            <w:highlight w:val="lightGray"/>
          </w:rPr>
          <w:t>A</w:t>
        </w:r>
        <w:r w:rsidRPr="00151DBD">
          <w:rPr>
            <w:rFonts w:ascii="Arial" w:eastAsia="Times New Roman" w:hAnsi="Arial" w:cs="Arial"/>
            <w:color w:val="3A3A3A"/>
            <w:sz w:val="27"/>
            <w:szCs w:val="27"/>
            <w:highlight w:val="lightGray"/>
            <w:shd w:val="clear" w:color="auto" w:fill="FF0000"/>
          </w:rPr>
          <w:t>. her/me</w:t>
        </w:r>
        <w:r w:rsidRPr="00151DBD">
          <w:rPr>
            <w:rFonts w:ascii="Arial" w:eastAsia="Times New Roman" w:hAnsi="Arial" w:cs="Arial"/>
            <w:color w:val="3A3A3A"/>
            <w:sz w:val="27"/>
            <w:szCs w:val="27"/>
            <w:highlight w:val="lightGray"/>
          </w:rPr>
          <w:t xml:space="preserve"> B. she/ me C. her/I D. she/I</w:t>
        </w:r>
      </w:ins>
    </w:p>
    <w:p w:rsidR="00F60E26" w:rsidRPr="00F60E26" w:rsidRDefault="00F60E26" w:rsidP="00F60E26">
      <w:pPr>
        <w:shd w:val="clear" w:color="auto" w:fill="FFFFFF"/>
        <w:spacing w:after="360" w:line="240" w:lineRule="auto"/>
        <w:rPr>
          <w:ins w:id="13" w:author="Unknown"/>
          <w:rFonts w:ascii="Arial" w:eastAsia="Times New Roman" w:hAnsi="Arial" w:cs="Arial"/>
          <w:color w:val="3A3A3A"/>
          <w:sz w:val="27"/>
          <w:szCs w:val="27"/>
        </w:rPr>
      </w:pPr>
      <w:ins w:id="14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8) … and … always get into arguments about politics.</w:t>
        </w:r>
      </w:ins>
    </w:p>
    <w:p w:rsidR="00F60E26" w:rsidRPr="00F60E26" w:rsidRDefault="00F60E26" w:rsidP="00F60E26">
      <w:pPr>
        <w:shd w:val="clear" w:color="auto" w:fill="FFFFFF"/>
        <w:spacing w:after="360" w:line="240" w:lineRule="auto"/>
        <w:rPr>
          <w:ins w:id="15" w:author="Unknown"/>
          <w:rFonts w:ascii="Arial" w:eastAsia="Times New Roman" w:hAnsi="Arial" w:cs="Arial"/>
          <w:color w:val="FF0000"/>
          <w:sz w:val="27"/>
          <w:szCs w:val="27"/>
        </w:rPr>
      </w:pPr>
      <w:ins w:id="16" w:author="Unknown">
        <w:r w:rsidRPr="00151DBD">
          <w:rPr>
            <w:rFonts w:ascii="Arial" w:eastAsia="Times New Roman" w:hAnsi="Arial" w:cs="Arial"/>
            <w:color w:val="3A3A3A"/>
            <w:sz w:val="27"/>
            <w:szCs w:val="27"/>
            <w:highlight w:val="lightGray"/>
          </w:rPr>
          <w:t xml:space="preserve">A. He/me B. </w:t>
        </w:r>
        <w:proofErr w:type="gramStart"/>
        <w:r w:rsidRPr="00151DBD">
          <w:rPr>
            <w:rFonts w:ascii="Arial" w:eastAsia="Times New Roman" w:hAnsi="Arial" w:cs="Arial"/>
            <w:color w:val="3A3A3A"/>
            <w:sz w:val="27"/>
            <w:szCs w:val="27"/>
            <w:highlight w:val="lightGray"/>
          </w:rPr>
          <w:t>His/I C.</w:t>
        </w:r>
        <w:proofErr w:type="gramEnd"/>
        <w:r w:rsidRPr="00151DBD">
          <w:rPr>
            <w:rFonts w:ascii="Arial" w:eastAsia="Times New Roman" w:hAnsi="Arial" w:cs="Arial"/>
            <w:color w:val="3A3A3A"/>
            <w:sz w:val="27"/>
            <w:szCs w:val="27"/>
            <w:highlight w:val="lightGray"/>
          </w:rPr>
          <w:t xml:space="preserve"> </w:t>
        </w:r>
        <w:proofErr w:type="gramStart"/>
        <w:r w:rsidRPr="00151DBD">
          <w:rPr>
            <w:rFonts w:ascii="Arial" w:eastAsia="Times New Roman" w:hAnsi="Arial" w:cs="Arial"/>
            <w:color w:val="3A3A3A"/>
            <w:sz w:val="27"/>
            <w:szCs w:val="27"/>
            <w:highlight w:val="lightGray"/>
          </w:rPr>
          <w:t xml:space="preserve">His/me </w:t>
        </w:r>
        <w:r w:rsidRPr="00151DBD">
          <w:rPr>
            <w:rFonts w:ascii="Arial" w:eastAsia="Times New Roman" w:hAnsi="Arial" w:cs="Arial"/>
            <w:color w:val="FF0000"/>
            <w:sz w:val="27"/>
            <w:szCs w:val="27"/>
            <w:highlight w:val="lightGray"/>
            <w:shd w:val="clear" w:color="auto" w:fill="FF0000"/>
          </w:rPr>
          <w:t>D</w:t>
        </w:r>
        <w:r w:rsidRPr="00151DBD">
          <w:rPr>
            <w:rFonts w:ascii="Arial" w:eastAsia="Times New Roman" w:hAnsi="Arial" w:cs="Arial"/>
            <w:color w:val="3A3A3A"/>
            <w:sz w:val="27"/>
            <w:szCs w:val="27"/>
            <w:highlight w:val="lightGray"/>
          </w:rPr>
          <w:t>.</w:t>
        </w:r>
        <w:proofErr w:type="gramEnd"/>
        <w:r w:rsidRPr="00151DBD">
          <w:rPr>
            <w:rFonts w:ascii="Arial" w:eastAsia="Times New Roman" w:hAnsi="Arial" w:cs="Arial"/>
            <w:color w:val="3A3A3A"/>
            <w:sz w:val="27"/>
            <w:szCs w:val="27"/>
            <w:highlight w:val="lightGray"/>
          </w:rPr>
          <w:t xml:space="preserve"> </w:t>
        </w:r>
        <w:r w:rsidRPr="00151DBD">
          <w:rPr>
            <w:rFonts w:ascii="Arial" w:eastAsia="Times New Roman" w:hAnsi="Arial" w:cs="Arial"/>
            <w:color w:val="FF0000"/>
            <w:sz w:val="27"/>
            <w:szCs w:val="27"/>
            <w:highlight w:val="lightGray"/>
          </w:rPr>
          <w:t>He/I</w:t>
        </w:r>
      </w:ins>
    </w:p>
    <w:p w:rsidR="00F60E26" w:rsidRPr="00151DBD" w:rsidRDefault="00F60E26" w:rsidP="00F60E26">
      <w:pPr>
        <w:shd w:val="clear" w:color="auto" w:fill="FFFFFF"/>
        <w:spacing w:after="360" w:line="240" w:lineRule="auto"/>
        <w:rPr>
          <w:ins w:id="17" w:author="Unknown"/>
          <w:rFonts w:ascii="Arial" w:eastAsia="Times New Roman" w:hAnsi="Arial" w:cs="Arial"/>
          <w:color w:val="3A3A3A"/>
          <w:sz w:val="27"/>
          <w:szCs w:val="27"/>
        </w:rPr>
      </w:pPr>
      <w:ins w:id="18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 xml:space="preserve">9) I think it would be a good idea for … to go away for a long weekend without </w:t>
        </w:r>
        <w:r w:rsidRPr="00151DBD">
          <w:rPr>
            <w:rFonts w:ascii="Arial" w:eastAsia="Times New Roman" w:hAnsi="Arial" w:cs="Arial"/>
            <w:color w:val="3A3A3A"/>
            <w:sz w:val="27"/>
            <w:szCs w:val="27"/>
          </w:rPr>
          <w:t>the baby.</w:t>
        </w:r>
      </w:ins>
    </w:p>
    <w:p w:rsidR="00F60E26" w:rsidRPr="00F60E26" w:rsidRDefault="00F60E26" w:rsidP="00F60E26">
      <w:pPr>
        <w:shd w:val="clear" w:color="auto" w:fill="FFFFFF"/>
        <w:spacing w:after="360" w:line="240" w:lineRule="auto"/>
        <w:rPr>
          <w:ins w:id="19" w:author="Unknown"/>
          <w:rFonts w:ascii="Arial" w:eastAsia="Times New Roman" w:hAnsi="Arial" w:cs="Arial"/>
          <w:color w:val="3A3A3A"/>
          <w:sz w:val="27"/>
          <w:szCs w:val="27"/>
        </w:rPr>
      </w:pPr>
      <w:proofErr w:type="gramStart"/>
      <w:ins w:id="20" w:author="Unknown">
        <w:r w:rsidRPr="00151DBD">
          <w:rPr>
            <w:rFonts w:ascii="Arial" w:eastAsia="Times New Roman" w:hAnsi="Arial" w:cs="Arial"/>
            <w:color w:val="92D050"/>
            <w:sz w:val="27"/>
            <w:szCs w:val="27"/>
            <w:highlight w:val="lightGray"/>
            <w:shd w:val="clear" w:color="auto" w:fill="FF0000"/>
          </w:rPr>
          <w:t>A. me and Dorothy</w:t>
        </w:r>
        <w:r w:rsidRPr="00151DBD">
          <w:rPr>
            <w:rFonts w:ascii="Arial" w:eastAsia="Times New Roman" w:hAnsi="Arial" w:cs="Arial"/>
            <w:color w:val="92D050"/>
            <w:sz w:val="27"/>
            <w:szCs w:val="27"/>
            <w:highlight w:val="lightGray"/>
          </w:rPr>
          <w:t xml:space="preserve"> </w:t>
        </w:r>
        <w:r w:rsidRPr="00151DBD">
          <w:rPr>
            <w:rFonts w:ascii="Arial" w:eastAsia="Times New Roman" w:hAnsi="Arial" w:cs="Arial"/>
            <w:color w:val="3A3A3A"/>
            <w:sz w:val="27"/>
            <w:szCs w:val="27"/>
            <w:highlight w:val="lightGray"/>
          </w:rPr>
          <w:t>B. Dorothy and I C.</w:t>
        </w:r>
        <w:proofErr w:type="gramEnd"/>
        <w:r w:rsidRPr="00151DBD">
          <w:rPr>
            <w:rFonts w:ascii="Arial" w:eastAsia="Times New Roman" w:hAnsi="Arial" w:cs="Arial"/>
            <w:color w:val="3A3A3A"/>
            <w:sz w:val="27"/>
            <w:szCs w:val="27"/>
            <w:highlight w:val="lightGray"/>
          </w:rPr>
          <w:t xml:space="preserve"> I and Dorothy D. Dorothy and me</w:t>
        </w:r>
      </w:ins>
    </w:p>
    <w:p w:rsidR="00F60E26" w:rsidRPr="00F60E26" w:rsidRDefault="00F60E26" w:rsidP="00F60E26">
      <w:pPr>
        <w:shd w:val="clear" w:color="auto" w:fill="FFFFFF"/>
        <w:spacing w:after="300" w:line="288" w:lineRule="atLeast"/>
        <w:outlineLvl w:val="2"/>
        <w:rPr>
          <w:ins w:id="21" w:author="Unknown"/>
          <w:rFonts w:ascii="Arial" w:eastAsia="Times New Roman" w:hAnsi="Arial" w:cs="Arial"/>
          <w:b/>
          <w:bCs/>
          <w:color w:val="3A3A3A"/>
          <w:sz w:val="38"/>
          <w:szCs w:val="38"/>
        </w:rPr>
      </w:pPr>
      <w:proofErr w:type="spellStart"/>
      <w:ins w:id="22" w:author="Unknown">
        <w:r w:rsidRPr="00F60E26">
          <w:rPr>
            <w:rFonts w:ascii="Arial" w:eastAsia="Times New Roman" w:hAnsi="Arial" w:cs="Arial"/>
            <w:b/>
            <w:bCs/>
            <w:color w:val="3A3A3A"/>
            <w:sz w:val="38"/>
            <w:szCs w:val="38"/>
          </w:rPr>
          <w:t>Đáp</w:t>
        </w:r>
        <w:proofErr w:type="spellEnd"/>
        <w:r w:rsidRPr="00F60E26">
          <w:rPr>
            <w:rFonts w:ascii="Arial" w:eastAsia="Times New Roman" w:hAnsi="Arial" w:cs="Arial"/>
            <w:b/>
            <w:bCs/>
            <w:color w:val="3A3A3A"/>
            <w:sz w:val="38"/>
            <w:szCs w:val="38"/>
          </w:rPr>
          <w:t xml:space="preserve"> </w:t>
        </w:r>
        <w:proofErr w:type="spellStart"/>
        <w:r w:rsidRPr="00F60E26">
          <w:rPr>
            <w:rFonts w:ascii="Arial" w:eastAsia="Times New Roman" w:hAnsi="Arial" w:cs="Arial"/>
            <w:b/>
            <w:bCs/>
            <w:color w:val="3A3A3A"/>
            <w:sz w:val="38"/>
            <w:szCs w:val="38"/>
          </w:rPr>
          <w:t>án</w:t>
        </w:r>
        <w:proofErr w:type="spellEnd"/>
      </w:ins>
    </w:p>
    <w:p w:rsidR="00F60E26" w:rsidRPr="00F60E26" w:rsidRDefault="00F60E26" w:rsidP="00F60E26">
      <w:pPr>
        <w:shd w:val="clear" w:color="auto" w:fill="FFFFFF"/>
        <w:spacing w:after="300" w:line="240" w:lineRule="auto"/>
        <w:outlineLvl w:val="3"/>
        <w:rPr>
          <w:ins w:id="23" w:author="Unknown"/>
          <w:rFonts w:ascii="Arial" w:eastAsia="Times New Roman" w:hAnsi="Arial" w:cs="Arial"/>
          <w:b/>
          <w:bCs/>
          <w:color w:val="3A3A3A"/>
          <w:sz w:val="30"/>
          <w:szCs w:val="30"/>
        </w:rPr>
      </w:pPr>
      <w:proofErr w:type="spellStart"/>
      <w:ins w:id="24" w:author="Unknown"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Đáp</w:t>
        </w:r>
        <w:proofErr w:type="spell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</w:t>
        </w:r>
        <w:proofErr w:type="spellStart"/>
        <w:proofErr w:type="gramStart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án</w:t>
        </w:r>
        <w:proofErr w:type="spellEnd"/>
        <w:proofErr w:type="gram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</w:t>
        </w:r>
        <w:proofErr w:type="spellStart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bài</w:t>
        </w:r>
        <w:proofErr w:type="spell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</w:t>
        </w:r>
        <w:proofErr w:type="spellStart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tập</w:t>
        </w:r>
        <w:proofErr w:type="spell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1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25" w:author="Unknown"/>
          <w:rFonts w:ascii="Arial" w:eastAsia="Times New Roman" w:hAnsi="Arial" w:cs="Arial"/>
          <w:color w:val="3A3A3A"/>
          <w:sz w:val="27"/>
          <w:szCs w:val="27"/>
        </w:rPr>
      </w:pPr>
      <w:ins w:id="26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is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27" w:author="Unknown"/>
          <w:rFonts w:ascii="Arial" w:eastAsia="Times New Roman" w:hAnsi="Arial" w:cs="Arial"/>
          <w:color w:val="3A3A3A"/>
          <w:sz w:val="27"/>
          <w:szCs w:val="27"/>
        </w:rPr>
      </w:pPr>
      <w:ins w:id="28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am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29" w:author="Unknown"/>
          <w:rFonts w:ascii="Arial" w:eastAsia="Times New Roman" w:hAnsi="Arial" w:cs="Arial"/>
          <w:color w:val="3A3A3A"/>
          <w:sz w:val="27"/>
          <w:szCs w:val="27"/>
        </w:rPr>
      </w:pPr>
      <w:ins w:id="30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are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31" w:author="Unknown"/>
          <w:rFonts w:ascii="Arial" w:eastAsia="Times New Roman" w:hAnsi="Arial" w:cs="Arial"/>
          <w:color w:val="3A3A3A"/>
          <w:sz w:val="27"/>
          <w:szCs w:val="27"/>
        </w:rPr>
      </w:pPr>
      <w:ins w:id="32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is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33" w:author="Unknown"/>
          <w:rFonts w:ascii="Arial" w:eastAsia="Times New Roman" w:hAnsi="Arial" w:cs="Arial"/>
          <w:color w:val="3A3A3A"/>
          <w:sz w:val="27"/>
          <w:szCs w:val="27"/>
        </w:rPr>
      </w:pPr>
      <w:ins w:id="34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is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35" w:author="Unknown"/>
          <w:rFonts w:ascii="Arial" w:eastAsia="Times New Roman" w:hAnsi="Arial" w:cs="Arial"/>
          <w:color w:val="3A3A3A"/>
          <w:sz w:val="27"/>
          <w:szCs w:val="27"/>
        </w:rPr>
      </w:pPr>
      <w:ins w:id="36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are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37" w:author="Unknown"/>
          <w:rFonts w:ascii="Arial" w:eastAsia="Times New Roman" w:hAnsi="Arial" w:cs="Arial"/>
          <w:color w:val="3A3A3A"/>
          <w:sz w:val="27"/>
          <w:szCs w:val="27"/>
        </w:rPr>
      </w:pPr>
      <w:ins w:id="38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is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39" w:author="Unknown"/>
          <w:rFonts w:ascii="Arial" w:eastAsia="Times New Roman" w:hAnsi="Arial" w:cs="Arial"/>
          <w:color w:val="3A3A3A"/>
          <w:sz w:val="27"/>
          <w:szCs w:val="27"/>
        </w:rPr>
      </w:pPr>
      <w:ins w:id="40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am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41" w:author="Unknown"/>
          <w:rFonts w:ascii="Arial" w:eastAsia="Times New Roman" w:hAnsi="Arial" w:cs="Arial"/>
          <w:color w:val="3A3A3A"/>
          <w:sz w:val="27"/>
          <w:szCs w:val="27"/>
        </w:rPr>
      </w:pPr>
      <w:ins w:id="42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are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43" w:author="Unknown"/>
          <w:rFonts w:ascii="Arial" w:eastAsia="Times New Roman" w:hAnsi="Arial" w:cs="Arial"/>
          <w:color w:val="3A3A3A"/>
          <w:sz w:val="27"/>
          <w:szCs w:val="27"/>
        </w:rPr>
      </w:pPr>
      <w:ins w:id="44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is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45" w:author="Unknown"/>
          <w:rFonts w:ascii="Arial" w:eastAsia="Times New Roman" w:hAnsi="Arial" w:cs="Arial"/>
          <w:color w:val="3A3A3A"/>
          <w:sz w:val="27"/>
          <w:szCs w:val="27"/>
        </w:rPr>
      </w:pPr>
      <w:ins w:id="46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is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47" w:author="Unknown"/>
          <w:rFonts w:ascii="Arial" w:eastAsia="Times New Roman" w:hAnsi="Arial" w:cs="Arial"/>
          <w:color w:val="3A3A3A"/>
          <w:sz w:val="27"/>
          <w:szCs w:val="27"/>
        </w:rPr>
      </w:pPr>
      <w:ins w:id="48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are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49" w:author="Unknown"/>
          <w:rFonts w:ascii="Arial" w:eastAsia="Times New Roman" w:hAnsi="Arial" w:cs="Arial"/>
          <w:color w:val="3A3A3A"/>
          <w:sz w:val="27"/>
          <w:szCs w:val="27"/>
        </w:rPr>
      </w:pPr>
      <w:ins w:id="50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is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51" w:author="Unknown"/>
          <w:rFonts w:ascii="Arial" w:eastAsia="Times New Roman" w:hAnsi="Arial" w:cs="Arial"/>
          <w:color w:val="3A3A3A"/>
          <w:sz w:val="27"/>
          <w:szCs w:val="27"/>
        </w:rPr>
      </w:pPr>
      <w:ins w:id="52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are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53" w:author="Unknown"/>
          <w:rFonts w:ascii="Arial" w:eastAsia="Times New Roman" w:hAnsi="Arial" w:cs="Arial"/>
          <w:color w:val="3A3A3A"/>
          <w:sz w:val="27"/>
          <w:szCs w:val="27"/>
        </w:rPr>
      </w:pPr>
      <w:ins w:id="54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are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55" w:author="Unknown"/>
          <w:rFonts w:ascii="Arial" w:eastAsia="Times New Roman" w:hAnsi="Arial" w:cs="Arial"/>
          <w:color w:val="3A3A3A"/>
          <w:sz w:val="27"/>
          <w:szCs w:val="27"/>
        </w:rPr>
      </w:pPr>
      <w:ins w:id="56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is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57" w:author="Unknown"/>
          <w:rFonts w:ascii="Arial" w:eastAsia="Times New Roman" w:hAnsi="Arial" w:cs="Arial"/>
          <w:color w:val="3A3A3A"/>
          <w:sz w:val="27"/>
          <w:szCs w:val="27"/>
        </w:rPr>
      </w:pPr>
      <w:ins w:id="58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am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59" w:author="Unknown"/>
          <w:rFonts w:ascii="Arial" w:eastAsia="Times New Roman" w:hAnsi="Arial" w:cs="Arial"/>
          <w:color w:val="3A3A3A"/>
          <w:sz w:val="27"/>
          <w:szCs w:val="27"/>
        </w:rPr>
      </w:pPr>
      <w:ins w:id="60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is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61" w:author="Unknown"/>
          <w:rFonts w:ascii="Arial" w:eastAsia="Times New Roman" w:hAnsi="Arial" w:cs="Arial"/>
          <w:color w:val="3A3A3A"/>
          <w:sz w:val="27"/>
          <w:szCs w:val="27"/>
        </w:rPr>
      </w:pPr>
      <w:ins w:id="62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are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63" w:author="Unknown"/>
          <w:rFonts w:ascii="Arial" w:eastAsia="Times New Roman" w:hAnsi="Arial" w:cs="Arial"/>
          <w:color w:val="3A3A3A"/>
          <w:sz w:val="27"/>
          <w:szCs w:val="27"/>
        </w:rPr>
      </w:pPr>
      <w:ins w:id="64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are</w:t>
        </w:r>
      </w:ins>
    </w:p>
    <w:p w:rsidR="00F60E26" w:rsidRPr="00F60E26" w:rsidRDefault="00F60E26" w:rsidP="00F60E26">
      <w:pPr>
        <w:shd w:val="clear" w:color="auto" w:fill="FFFFFF"/>
        <w:spacing w:after="300" w:line="240" w:lineRule="auto"/>
        <w:outlineLvl w:val="3"/>
        <w:rPr>
          <w:ins w:id="65" w:author="Unknown"/>
          <w:rFonts w:ascii="Arial" w:eastAsia="Times New Roman" w:hAnsi="Arial" w:cs="Arial"/>
          <w:b/>
          <w:bCs/>
          <w:color w:val="3A3A3A"/>
          <w:sz w:val="30"/>
          <w:szCs w:val="30"/>
        </w:rPr>
      </w:pPr>
      <w:proofErr w:type="spellStart"/>
      <w:ins w:id="66" w:author="Unknown"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lastRenderedPageBreak/>
          <w:t>Đáp</w:t>
        </w:r>
        <w:proofErr w:type="spell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</w:t>
        </w:r>
        <w:proofErr w:type="spellStart"/>
        <w:proofErr w:type="gramStart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án</w:t>
        </w:r>
        <w:proofErr w:type="spellEnd"/>
        <w:proofErr w:type="gram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</w:t>
        </w:r>
        <w:proofErr w:type="spellStart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bài</w:t>
        </w:r>
        <w:proofErr w:type="spell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</w:t>
        </w:r>
        <w:proofErr w:type="spellStart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tập</w:t>
        </w:r>
        <w:proofErr w:type="spell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2</w:t>
        </w:r>
      </w:ins>
    </w:p>
    <w:p w:rsidR="00F60E26" w:rsidRPr="00F60E26" w:rsidRDefault="00F60E26" w:rsidP="00F60E26">
      <w:pPr>
        <w:numPr>
          <w:ilvl w:val="0"/>
          <w:numId w:val="5"/>
        </w:numPr>
        <w:shd w:val="clear" w:color="auto" w:fill="FFFFFF"/>
        <w:spacing w:after="0" w:line="240" w:lineRule="auto"/>
        <w:ind w:left="480"/>
        <w:rPr>
          <w:ins w:id="67" w:author="Unknown"/>
          <w:rFonts w:ascii="Arial" w:eastAsia="Times New Roman" w:hAnsi="Arial" w:cs="Arial"/>
          <w:color w:val="3A3A3A"/>
          <w:sz w:val="27"/>
          <w:szCs w:val="27"/>
        </w:rPr>
      </w:pPr>
      <w:ins w:id="68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I – he – it</w:t>
        </w:r>
      </w:ins>
    </w:p>
    <w:p w:rsidR="00F60E26" w:rsidRPr="00F60E26" w:rsidRDefault="00F60E26" w:rsidP="00F60E26">
      <w:pPr>
        <w:numPr>
          <w:ilvl w:val="0"/>
          <w:numId w:val="5"/>
        </w:numPr>
        <w:shd w:val="clear" w:color="auto" w:fill="FFFFFF"/>
        <w:spacing w:after="0" w:line="240" w:lineRule="auto"/>
        <w:ind w:left="480"/>
        <w:rPr>
          <w:ins w:id="69" w:author="Unknown"/>
          <w:rFonts w:ascii="Arial" w:eastAsia="Times New Roman" w:hAnsi="Arial" w:cs="Arial"/>
          <w:color w:val="3A3A3A"/>
          <w:sz w:val="27"/>
          <w:szCs w:val="27"/>
        </w:rPr>
      </w:pPr>
      <w:ins w:id="70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you</w:t>
        </w:r>
      </w:ins>
    </w:p>
    <w:p w:rsidR="00F60E26" w:rsidRPr="00F60E26" w:rsidRDefault="00F60E26" w:rsidP="00F60E26">
      <w:pPr>
        <w:numPr>
          <w:ilvl w:val="0"/>
          <w:numId w:val="5"/>
        </w:numPr>
        <w:shd w:val="clear" w:color="auto" w:fill="FFFFFF"/>
        <w:spacing w:after="0" w:line="240" w:lineRule="auto"/>
        <w:ind w:left="480"/>
        <w:rPr>
          <w:ins w:id="71" w:author="Unknown"/>
          <w:rFonts w:ascii="Arial" w:eastAsia="Times New Roman" w:hAnsi="Arial" w:cs="Arial"/>
          <w:color w:val="3A3A3A"/>
          <w:sz w:val="27"/>
          <w:szCs w:val="27"/>
        </w:rPr>
      </w:pPr>
      <w:ins w:id="72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she – it</w:t>
        </w:r>
      </w:ins>
    </w:p>
    <w:p w:rsidR="00F60E26" w:rsidRPr="00F60E26" w:rsidRDefault="00F60E26" w:rsidP="00F60E26">
      <w:pPr>
        <w:numPr>
          <w:ilvl w:val="0"/>
          <w:numId w:val="5"/>
        </w:numPr>
        <w:shd w:val="clear" w:color="auto" w:fill="FFFFFF"/>
        <w:spacing w:after="0" w:line="240" w:lineRule="auto"/>
        <w:ind w:left="480"/>
        <w:rPr>
          <w:ins w:id="73" w:author="Unknown"/>
          <w:rFonts w:ascii="Arial" w:eastAsia="Times New Roman" w:hAnsi="Arial" w:cs="Arial"/>
          <w:color w:val="3A3A3A"/>
          <w:sz w:val="27"/>
          <w:szCs w:val="27"/>
        </w:rPr>
      </w:pPr>
      <w:ins w:id="74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they</w:t>
        </w:r>
      </w:ins>
    </w:p>
    <w:p w:rsidR="00F60E26" w:rsidRPr="00F60E26" w:rsidRDefault="00F60E26" w:rsidP="00F60E26">
      <w:pPr>
        <w:numPr>
          <w:ilvl w:val="0"/>
          <w:numId w:val="5"/>
        </w:numPr>
        <w:shd w:val="clear" w:color="auto" w:fill="FFFFFF"/>
        <w:spacing w:after="0" w:line="240" w:lineRule="auto"/>
        <w:ind w:left="480"/>
        <w:rPr>
          <w:ins w:id="75" w:author="Unknown"/>
          <w:rFonts w:ascii="Arial" w:eastAsia="Times New Roman" w:hAnsi="Arial" w:cs="Arial"/>
          <w:color w:val="3A3A3A"/>
          <w:sz w:val="27"/>
          <w:szCs w:val="27"/>
        </w:rPr>
      </w:pPr>
      <w:ins w:id="76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you – we</w:t>
        </w:r>
      </w:ins>
    </w:p>
    <w:p w:rsidR="00F60E26" w:rsidRPr="00F60E26" w:rsidRDefault="00F60E26" w:rsidP="00F60E26">
      <w:pPr>
        <w:numPr>
          <w:ilvl w:val="0"/>
          <w:numId w:val="5"/>
        </w:numPr>
        <w:shd w:val="clear" w:color="auto" w:fill="FFFFFF"/>
        <w:spacing w:after="0" w:line="240" w:lineRule="auto"/>
        <w:ind w:left="480"/>
        <w:rPr>
          <w:ins w:id="77" w:author="Unknown"/>
          <w:rFonts w:ascii="Arial" w:eastAsia="Times New Roman" w:hAnsi="Arial" w:cs="Arial"/>
          <w:color w:val="3A3A3A"/>
          <w:sz w:val="27"/>
          <w:szCs w:val="27"/>
        </w:rPr>
      </w:pPr>
      <w:ins w:id="78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you – they</w:t>
        </w:r>
      </w:ins>
    </w:p>
    <w:p w:rsidR="00F60E26" w:rsidRPr="00F60E26" w:rsidRDefault="00F60E26" w:rsidP="00F60E26">
      <w:pPr>
        <w:shd w:val="clear" w:color="auto" w:fill="FFFFFF"/>
        <w:spacing w:after="300" w:line="240" w:lineRule="auto"/>
        <w:outlineLvl w:val="3"/>
        <w:rPr>
          <w:ins w:id="79" w:author="Unknown"/>
          <w:rFonts w:ascii="Arial" w:eastAsia="Times New Roman" w:hAnsi="Arial" w:cs="Arial"/>
          <w:b/>
          <w:bCs/>
          <w:color w:val="3A3A3A"/>
          <w:sz w:val="30"/>
          <w:szCs w:val="30"/>
        </w:rPr>
      </w:pPr>
      <w:proofErr w:type="spellStart"/>
      <w:ins w:id="80" w:author="Unknown"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Đáp</w:t>
        </w:r>
        <w:proofErr w:type="spell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</w:t>
        </w:r>
        <w:proofErr w:type="spellStart"/>
        <w:proofErr w:type="gramStart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án</w:t>
        </w:r>
        <w:proofErr w:type="spellEnd"/>
        <w:proofErr w:type="gram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</w:t>
        </w:r>
        <w:proofErr w:type="spellStart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bài</w:t>
        </w:r>
        <w:proofErr w:type="spell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</w:t>
        </w:r>
        <w:proofErr w:type="spellStart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tập</w:t>
        </w:r>
        <w:proofErr w:type="spell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3</w:t>
        </w:r>
      </w:ins>
    </w:p>
    <w:p w:rsidR="00F60E26" w:rsidRPr="00F60E26" w:rsidRDefault="00F60E26" w:rsidP="00F60E26">
      <w:pPr>
        <w:numPr>
          <w:ilvl w:val="0"/>
          <w:numId w:val="6"/>
        </w:numPr>
        <w:shd w:val="clear" w:color="auto" w:fill="FFFFFF"/>
        <w:spacing w:after="0" w:line="240" w:lineRule="auto"/>
        <w:ind w:left="480"/>
        <w:rPr>
          <w:ins w:id="81" w:author="Unknown"/>
          <w:rFonts w:ascii="Arial" w:eastAsia="Times New Roman" w:hAnsi="Arial" w:cs="Arial"/>
          <w:color w:val="3A3A3A"/>
          <w:sz w:val="27"/>
          <w:szCs w:val="27"/>
        </w:rPr>
      </w:pPr>
      <w:ins w:id="82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it – her</w:t>
        </w:r>
      </w:ins>
    </w:p>
    <w:p w:rsidR="00F60E26" w:rsidRPr="00F60E26" w:rsidRDefault="00F60E26" w:rsidP="00F60E26">
      <w:pPr>
        <w:numPr>
          <w:ilvl w:val="0"/>
          <w:numId w:val="6"/>
        </w:numPr>
        <w:shd w:val="clear" w:color="auto" w:fill="FFFFFF"/>
        <w:spacing w:after="0" w:line="240" w:lineRule="auto"/>
        <w:ind w:left="480"/>
        <w:rPr>
          <w:ins w:id="83" w:author="Unknown"/>
          <w:rFonts w:ascii="Arial" w:eastAsia="Times New Roman" w:hAnsi="Arial" w:cs="Arial"/>
          <w:color w:val="3A3A3A"/>
          <w:sz w:val="27"/>
          <w:szCs w:val="27"/>
        </w:rPr>
      </w:pPr>
      <w:ins w:id="84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his</w:t>
        </w:r>
      </w:ins>
    </w:p>
    <w:p w:rsidR="00F60E26" w:rsidRPr="00F60E26" w:rsidRDefault="00F60E26" w:rsidP="00F60E26">
      <w:pPr>
        <w:numPr>
          <w:ilvl w:val="0"/>
          <w:numId w:val="6"/>
        </w:numPr>
        <w:shd w:val="clear" w:color="auto" w:fill="FFFFFF"/>
        <w:spacing w:after="0" w:line="240" w:lineRule="auto"/>
        <w:ind w:left="480"/>
        <w:rPr>
          <w:ins w:id="85" w:author="Unknown"/>
          <w:rFonts w:ascii="Arial" w:eastAsia="Times New Roman" w:hAnsi="Arial" w:cs="Arial"/>
          <w:color w:val="3A3A3A"/>
          <w:sz w:val="27"/>
          <w:szCs w:val="27"/>
        </w:rPr>
      </w:pPr>
      <w:ins w:id="86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us</w:t>
        </w:r>
      </w:ins>
    </w:p>
    <w:p w:rsidR="00F60E26" w:rsidRPr="00F60E26" w:rsidRDefault="00F60E26" w:rsidP="00F60E26">
      <w:pPr>
        <w:numPr>
          <w:ilvl w:val="0"/>
          <w:numId w:val="6"/>
        </w:numPr>
        <w:shd w:val="clear" w:color="auto" w:fill="FFFFFF"/>
        <w:spacing w:after="0" w:line="240" w:lineRule="auto"/>
        <w:ind w:left="480"/>
        <w:rPr>
          <w:ins w:id="87" w:author="Unknown"/>
          <w:rFonts w:ascii="Arial" w:eastAsia="Times New Roman" w:hAnsi="Arial" w:cs="Arial"/>
          <w:color w:val="3A3A3A"/>
          <w:sz w:val="27"/>
          <w:szCs w:val="27"/>
        </w:rPr>
      </w:pPr>
      <w:ins w:id="88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him</w:t>
        </w:r>
      </w:ins>
    </w:p>
    <w:p w:rsidR="00F60E26" w:rsidRPr="00F60E26" w:rsidRDefault="00F60E26" w:rsidP="00F60E26">
      <w:pPr>
        <w:numPr>
          <w:ilvl w:val="0"/>
          <w:numId w:val="6"/>
        </w:numPr>
        <w:shd w:val="clear" w:color="auto" w:fill="FFFFFF"/>
        <w:spacing w:after="0" w:line="240" w:lineRule="auto"/>
        <w:ind w:left="480"/>
        <w:rPr>
          <w:ins w:id="89" w:author="Unknown"/>
          <w:rFonts w:ascii="Arial" w:eastAsia="Times New Roman" w:hAnsi="Arial" w:cs="Arial"/>
          <w:color w:val="3A3A3A"/>
          <w:sz w:val="27"/>
          <w:szCs w:val="27"/>
        </w:rPr>
      </w:pPr>
      <w:ins w:id="90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them</w:t>
        </w:r>
      </w:ins>
    </w:p>
    <w:p w:rsidR="00F60E26" w:rsidRPr="00F60E26" w:rsidRDefault="00F60E26" w:rsidP="00F60E26">
      <w:pPr>
        <w:numPr>
          <w:ilvl w:val="0"/>
          <w:numId w:val="6"/>
        </w:numPr>
        <w:shd w:val="clear" w:color="auto" w:fill="FFFFFF"/>
        <w:spacing w:after="0" w:line="240" w:lineRule="auto"/>
        <w:ind w:left="480"/>
        <w:rPr>
          <w:ins w:id="91" w:author="Unknown"/>
          <w:rFonts w:ascii="Arial" w:eastAsia="Times New Roman" w:hAnsi="Arial" w:cs="Arial"/>
          <w:color w:val="3A3A3A"/>
          <w:sz w:val="27"/>
          <w:szCs w:val="27"/>
        </w:rPr>
      </w:pPr>
      <w:ins w:id="92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my</w:t>
        </w:r>
      </w:ins>
    </w:p>
    <w:p w:rsidR="00F60E26" w:rsidRPr="00F60E26" w:rsidRDefault="00F60E26" w:rsidP="00F60E26">
      <w:pPr>
        <w:numPr>
          <w:ilvl w:val="0"/>
          <w:numId w:val="6"/>
        </w:numPr>
        <w:shd w:val="clear" w:color="auto" w:fill="FFFFFF"/>
        <w:spacing w:after="0" w:line="240" w:lineRule="auto"/>
        <w:ind w:left="480"/>
        <w:rPr>
          <w:ins w:id="93" w:author="Unknown"/>
          <w:rFonts w:ascii="Arial" w:eastAsia="Times New Roman" w:hAnsi="Arial" w:cs="Arial"/>
          <w:color w:val="3A3A3A"/>
          <w:sz w:val="27"/>
          <w:szCs w:val="27"/>
        </w:rPr>
      </w:pPr>
      <w:ins w:id="94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our</w:t>
        </w:r>
      </w:ins>
    </w:p>
    <w:p w:rsidR="00F60E26" w:rsidRPr="00F60E26" w:rsidRDefault="00F60E26" w:rsidP="00F60E26">
      <w:pPr>
        <w:numPr>
          <w:ilvl w:val="0"/>
          <w:numId w:val="6"/>
        </w:numPr>
        <w:shd w:val="clear" w:color="auto" w:fill="FFFFFF"/>
        <w:spacing w:after="0" w:line="240" w:lineRule="auto"/>
        <w:ind w:left="480"/>
        <w:rPr>
          <w:ins w:id="95" w:author="Unknown"/>
          <w:rFonts w:ascii="Arial" w:eastAsia="Times New Roman" w:hAnsi="Arial" w:cs="Arial"/>
          <w:color w:val="3A3A3A"/>
          <w:sz w:val="27"/>
          <w:szCs w:val="27"/>
        </w:rPr>
      </w:pPr>
      <w:ins w:id="96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their</w:t>
        </w:r>
      </w:ins>
    </w:p>
    <w:p w:rsidR="00F60E26" w:rsidRPr="00F60E26" w:rsidRDefault="00F60E26" w:rsidP="00F60E26">
      <w:pPr>
        <w:numPr>
          <w:ilvl w:val="0"/>
          <w:numId w:val="6"/>
        </w:numPr>
        <w:shd w:val="clear" w:color="auto" w:fill="FFFFFF"/>
        <w:spacing w:after="0" w:line="240" w:lineRule="auto"/>
        <w:ind w:left="480"/>
        <w:rPr>
          <w:ins w:id="97" w:author="Unknown"/>
          <w:rFonts w:ascii="Arial" w:eastAsia="Times New Roman" w:hAnsi="Arial" w:cs="Arial"/>
          <w:color w:val="3A3A3A"/>
          <w:sz w:val="27"/>
          <w:szCs w:val="27"/>
        </w:rPr>
      </w:pPr>
      <w:ins w:id="98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your</w:t>
        </w:r>
      </w:ins>
    </w:p>
    <w:p w:rsidR="00F60E26" w:rsidRPr="00F60E26" w:rsidRDefault="00F60E26" w:rsidP="00F60E26">
      <w:pPr>
        <w:numPr>
          <w:ilvl w:val="0"/>
          <w:numId w:val="6"/>
        </w:numPr>
        <w:shd w:val="clear" w:color="auto" w:fill="FFFFFF"/>
        <w:spacing w:after="0" w:line="240" w:lineRule="auto"/>
        <w:ind w:left="480"/>
        <w:rPr>
          <w:ins w:id="99" w:author="Unknown"/>
          <w:rFonts w:ascii="Arial" w:eastAsia="Times New Roman" w:hAnsi="Arial" w:cs="Arial"/>
          <w:color w:val="3A3A3A"/>
          <w:sz w:val="27"/>
          <w:szCs w:val="27"/>
        </w:rPr>
      </w:pPr>
      <w:ins w:id="100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me</w:t>
        </w:r>
      </w:ins>
    </w:p>
    <w:p w:rsidR="00F60E26" w:rsidRPr="00F60E26" w:rsidRDefault="00F60E26" w:rsidP="00F60E26">
      <w:pPr>
        <w:shd w:val="clear" w:color="auto" w:fill="FFFFFF"/>
        <w:spacing w:after="300" w:line="240" w:lineRule="auto"/>
        <w:outlineLvl w:val="3"/>
        <w:rPr>
          <w:ins w:id="101" w:author="Unknown"/>
          <w:rFonts w:ascii="Arial" w:eastAsia="Times New Roman" w:hAnsi="Arial" w:cs="Arial"/>
          <w:b/>
          <w:bCs/>
          <w:color w:val="3A3A3A"/>
          <w:sz w:val="30"/>
          <w:szCs w:val="30"/>
        </w:rPr>
      </w:pPr>
      <w:proofErr w:type="spellStart"/>
      <w:ins w:id="102" w:author="Unknown"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Đáp</w:t>
        </w:r>
        <w:proofErr w:type="spell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</w:t>
        </w:r>
        <w:proofErr w:type="spellStart"/>
        <w:proofErr w:type="gramStart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án</w:t>
        </w:r>
        <w:proofErr w:type="spellEnd"/>
        <w:proofErr w:type="gram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</w:t>
        </w:r>
        <w:proofErr w:type="spellStart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bài</w:t>
        </w:r>
        <w:proofErr w:type="spell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</w:t>
        </w:r>
        <w:proofErr w:type="spellStart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tập</w:t>
        </w:r>
        <w:proofErr w:type="spell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4</w:t>
        </w:r>
      </w:ins>
    </w:p>
    <w:p w:rsidR="00F60E26" w:rsidRPr="00F60E26" w:rsidRDefault="00F60E26" w:rsidP="00F60E26">
      <w:pPr>
        <w:numPr>
          <w:ilvl w:val="0"/>
          <w:numId w:val="7"/>
        </w:numPr>
        <w:shd w:val="clear" w:color="auto" w:fill="FFFFFF"/>
        <w:spacing w:after="0" w:line="240" w:lineRule="auto"/>
        <w:ind w:left="480"/>
        <w:rPr>
          <w:ins w:id="103" w:author="Unknown"/>
          <w:rFonts w:ascii="Arial" w:eastAsia="Times New Roman" w:hAnsi="Arial" w:cs="Arial"/>
          <w:color w:val="3A3A3A"/>
          <w:sz w:val="27"/>
          <w:szCs w:val="27"/>
        </w:rPr>
      </w:pPr>
      <w:ins w:id="104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C</w:t>
        </w:r>
      </w:ins>
    </w:p>
    <w:p w:rsidR="00F60E26" w:rsidRPr="00F60E26" w:rsidRDefault="00F60E26" w:rsidP="00F60E26">
      <w:pPr>
        <w:numPr>
          <w:ilvl w:val="0"/>
          <w:numId w:val="7"/>
        </w:numPr>
        <w:shd w:val="clear" w:color="auto" w:fill="FFFFFF"/>
        <w:spacing w:after="0" w:line="240" w:lineRule="auto"/>
        <w:ind w:left="480"/>
        <w:rPr>
          <w:ins w:id="105" w:author="Unknown"/>
          <w:rFonts w:ascii="Arial" w:eastAsia="Times New Roman" w:hAnsi="Arial" w:cs="Arial"/>
          <w:color w:val="3A3A3A"/>
          <w:sz w:val="27"/>
          <w:szCs w:val="27"/>
        </w:rPr>
      </w:pPr>
      <w:ins w:id="106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C</w:t>
        </w:r>
      </w:ins>
    </w:p>
    <w:p w:rsidR="00F60E26" w:rsidRPr="00F60E26" w:rsidRDefault="00F60E26" w:rsidP="00F60E26">
      <w:pPr>
        <w:numPr>
          <w:ilvl w:val="0"/>
          <w:numId w:val="7"/>
        </w:numPr>
        <w:shd w:val="clear" w:color="auto" w:fill="FFFFFF"/>
        <w:spacing w:after="0" w:line="240" w:lineRule="auto"/>
        <w:ind w:left="480"/>
        <w:rPr>
          <w:ins w:id="107" w:author="Unknown"/>
          <w:rFonts w:ascii="Arial" w:eastAsia="Times New Roman" w:hAnsi="Arial" w:cs="Arial"/>
          <w:color w:val="3A3A3A"/>
          <w:sz w:val="27"/>
          <w:szCs w:val="27"/>
        </w:rPr>
      </w:pPr>
      <w:ins w:id="108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</w:t>
        </w:r>
      </w:ins>
    </w:p>
    <w:p w:rsidR="00F60E26" w:rsidRPr="00F60E26" w:rsidRDefault="00F60E26" w:rsidP="00F60E26">
      <w:pPr>
        <w:numPr>
          <w:ilvl w:val="0"/>
          <w:numId w:val="7"/>
        </w:numPr>
        <w:shd w:val="clear" w:color="auto" w:fill="FFFFFF"/>
        <w:spacing w:after="0" w:line="240" w:lineRule="auto"/>
        <w:ind w:left="480"/>
        <w:rPr>
          <w:ins w:id="109" w:author="Unknown"/>
          <w:rFonts w:ascii="Arial" w:eastAsia="Times New Roman" w:hAnsi="Arial" w:cs="Arial"/>
          <w:color w:val="3A3A3A"/>
          <w:sz w:val="27"/>
          <w:szCs w:val="27"/>
        </w:rPr>
      </w:pPr>
      <w:ins w:id="110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B</w:t>
        </w:r>
      </w:ins>
    </w:p>
    <w:p w:rsidR="00F60E26" w:rsidRPr="00F60E26" w:rsidRDefault="00F60E26" w:rsidP="00F60E26">
      <w:pPr>
        <w:numPr>
          <w:ilvl w:val="0"/>
          <w:numId w:val="7"/>
        </w:numPr>
        <w:shd w:val="clear" w:color="auto" w:fill="FFFFFF"/>
        <w:spacing w:after="0" w:line="240" w:lineRule="auto"/>
        <w:ind w:left="480"/>
        <w:rPr>
          <w:ins w:id="111" w:author="Unknown"/>
          <w:rFonts w:ascii="Arial" w:eastAsia="Times New Roman" w:hAnsi="Arial" w:cs="Arial"/>
          <w:color w:val="3A3A3A"/>
          <w:sz w:val="27"/>
          <w:szCs w:val="27"/>
        </w:rPr>
      </w:pPr>
      <w:ins w:id="112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D</w:t>
        </w:r>
      </w:ins>
    </w:p>
    <w:p w:rsidR="00F60E26" w:rsidRPr="00F60E26" w:rsidRDefault="00F60E26" w:rsidP="00F60E26">
      <w:pPr>
        <w:numPr>
          <w:ilvl w:val="0"/>
          <w:numId w:val="7"/>
        </w:numPr>
        <w:shd w:val="clear" w:color="auto" w:fill="FFFFFF"/>
        <w:spacing w:after="0" w:line="240" w:lineRule="auto"/>
        <w:ind w:left="480"/>
        <w:rPr>
          <w:ins w:id="113" w:author="Unknown"/>
          <w:rFonts w:ascii="Arial" w:eastAsia="Times New Roman" w:hAnsi="Arial" w:cs="Arial"/>
          <w:color w:val="3A3A3A"/>
          <w:sz w:val="27"/>
          <w:szCs w:val="27"/>
        </w:rPr>
      </w:pPr>
      <w:ins w:id="114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C</w:t>
        </w:r>
      </w:ins>
    </w:p>
    <w:p w:rsidR="00F60E26" w:rsidRPr="00F60E26" w:rsidRDefault="00F60E26" w:rsidP="00F60E26">
      <w:pPr>
        <w:numPr>
          <w:ilvl w:val="0"/>
          <w:numId w:val="7"/>
        </w:numPr>
        <w:shd w:val="clear" w:color="auto" w:fill="FFFFFF"/>
        <w:spacing w:after="0" w:line="240" w:lineRule="auto"/>
        <w:ind w:left="480"/>
        <w:rPr>
          <w:ins w:id="115" w:author="Unknown"/>
          <w:rFonts w:ascii="Arial" w:eastAsia="Times New Roman" w:hAnsi="Arial" w:cs="Arial"/>
          <w:color w:val="3A3A3A"/>
          <w:sz w:val="27"/>
          <w:szCs w:val="27"/>
        </w:rPr>
      </w:pPr>
      <w:ins w:id="116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</w:t>
        </w:r>
      </w:ins>
    </w:p>
    <w:p w:rsidR="00F60E26" w:rsidRPr="00F60E26" w:rsidRDefault="00F60E26" w:rsidP="00F60E26">
      <w:pPr>
        <w:numPr>
          <w:ilvl w:val="0"/>
          <w:numId w:val="7"/>
        </w:numPr>
        <w:shd w:val="clear" w:color="auto" w:fill="FFFFFF"/>
        <w:spacing w:after="0" w:line="240" w:lineRule="auto"/>
        <w:ind w:left="480"/>
        <w:rPr>
          <w:ins w:id="117" w:author="Unknown"/>
          <w:rFonts w:ascii="Arial" w:eastAsia="Times New Roman" w:hAnsi="Arial" w:cs="Arial"/>
          <w:color w:val="3A3A3A"/>
          <w:sz w:val="27"/>
          <w:szCs w:val="27"/>
        </w:rPr>
      </w:pPr>
      <w:ins w:id="118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D</w:t>
        </w:r>
      </w:ins>
    </w:p>
    <w:p w:rsidR="00F60E26" w:rsidRPr="00F60E26" w:rsidRDefault="00F60E26" w:rsidP="00F60E26">
      <w:pPr>
        <w:numPr>
          <w:ilvl w:val="0"/>
          <w:numId w:val="7"/>
        </w:numPr>
        <w:shd w:val="clear" w:color="auto" w:fill="FFFFFF"/>
        <w:spacing w:after="0" w:line="240" w:lineRule="auto"/>
        <w:ind w:left="480"/>
        <w:rPr>
          <w:ins w:id="119" w:author="Unknown"/>
          <w:rFonts w:ascii="Arial" w:eastAsia="Times New Roman" w:hAnsi="Arial" w:cs="Arial"/>
          <w:color w:val="3A3A3A"/>
          <w:sz w:val="27"/>
          <w:szCs w:val="27"/>
        </w:rPr>
      </w:pPr>
      <w:ins w:id="120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D</w:t>
        </w:r>
      </w:ins>
    </w:p>
    <w:p w:rsidR="00817F32" w:rsidRDefault="00817F32"/>
    <w:sectPr w:rsidR="00817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7E3FED"/>
    <w:multiLevelType w:val="multilevel"/>
    <w:tmpl w:val="74C2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8174CEB"/>
    <w:multiLevelType w:val="multilevel"/>
    <w:tmpl w:val="1250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9383567"/>
    <w:multiLevelType w:val="multilevel"/>
    <w:tmpl w:val="EE92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D3F1FA5"/>
    <w:multiLevelType w:val="multilevel"/>
    <w:tmpl w:val="7DEE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1DD24F4"/>
    <w:multiLevelType w:val="multilevel"/>
    <w:tmpl w:val="BDE6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BB43717"/>
    <w:multiLevelType w:val="multilevel"/>
    <w:tmpl w:val="5278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33E6216"/>
    <w:multiLevelType w:val="multilevel"/>
    <w:tmpl w:val="75A2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C55"/>
    <w:rsid w:val="000B4184"/>
    <w:rsid w:val="00151DBD"/>
    <w:rsid w:val="00650C97"/>
    <w:rsid w:val="00817F32"/>
    <w:rsid w:val="00B967F4"/>
    <w:rsid w:val="00BE2C55"/>
    <w:rsid w:val="00E222FD"/>
    <w:rsid w:val="00E97C2A"/>
    <w:rsid w:val="00F6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0E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60E2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0E2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60E2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60E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0E2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0E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60E2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0E2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60E2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60E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0E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93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Phuc</dc:creator>
  <cp:keywords/>
  <dc:description/>
  <cp:lastModifiedBy>Cao Phuc</cp:lastModifiedBy>
  <cp:revision>4</cp:revision>
  <dcterms:created xsi:type="dcterms:W3CDTF">2022-03-22T06:54:00Z</dcterms:created>
  <dcterms:modified xsi:type="dcterms:W3CDTF">2022-03-30T03:20:00Z</dcterms:modified>
</cp:coreProperties>
</file>