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2B46" w:rsidRPr="00502B46" w:rsidRDefault="00502B46" w:rsidP="00502B46">
      <w:pPr>
        <w:shd w:val="clear" w:color="auto" w:fill="FFFFFF"/>
        <w:spacing w:after="100" w:afterAutospacing="1" w:line="240" w:lineRule="auto"/>
        <w:outlineLvl w:val="1"/>
        <w:rPr>
          <w:rFonts w:ascii="Times New Roman" w:eastAsia="Times New Roman" w:hAnsi="Times New Roman" w:cs="Times New Roman"/>
          <w:b/>
          <w:bCs/>
          <w:color w:val="222222"/>
          <w:sz w:val="36"/>
          <w:szCs w:val="36"/>
        </w:rPr>
      </w:pPr>
      <w:proofErr w:type="spellStart"/>
      <w:r w:rsidRPr="00673557">
        <w:rPr>
          <w:rFonts w:ascii="Times New Roman" w:eastAsia="Times New Roman" w:hAnsi="Times New Roman" w:cs="Times New Roman"/>
          <w:b/>
          <w:bCs/>
          <w:color w:val="FF0000"/>
          <w:sz w:val="36"/>
          <w:szCs w:val="36"/>
        </w:rPr>
        <w:t>Bài</w:t>
      </w:r>
      <w:proofErr w:type="spellEnd"/>
      <w:r w:rsidRPr="00673557">
        <w:rPr>
          <w:rFonts w:ascii="Times New Roman" w:eastAsia="Times New Roman" w:hAnsi="Times New Roman" w:cs="Times New Roman"/>
          <w:b/>
          <w:bCs/>
          <w:color w:val="FF0000"/>
          <w:sz w:val="36"/>
          <w:szCs w:val="36"/>
        </w:rPr>
        <w:t xml:space="preserve"> </w:t>
      </w:r>
      <w:proofErr w:type="spellStart"/>
      <w:r w:rsidRPr="00673557">
        <w:rPr>
          <w:rFonts w:ascii="Times New Roman" w:eastAsia="Times New Roman" w:hAnsi="Times New Roman" w:cs="Times New Roman"/>
          <w:b/>
          <w:bCs/>
          <w:color w:val="FF0000"/>
          <w:sz w:val="36"/>
          <w:szCs w:val="36"/>
        </w:rPr>
        <w:t>tập</w:t>
      </w:r>
      <w:proofErr w:type="spellEnd"/>
      <w:r w:rsidRPr="00673557">
        <w:rPr>
          <w:rFonts w:ascii="Times New Roman" w:eastAsia="Times New Roman" w:hAnsi="Times New Roman" w:cs="Times New Roman"/>
          <w:b/>
          <w:bCs/>
          <w:color w:val="FF0000"/>
          <w:sz w:val="36"/>
          <w:szCs w:val="36"/>
        </w:rPr>
        <w:t xml:space="preserve"> </w:t>
      </w:r>
      <w:proofErr w:type="spellStart"/>
      <w:r w:rsidRPr="00673557">
        <w:rPr>
          <w:rFonts w:ascii="Times New Roman" w:eastAsia="Times New Roman" w:hAnsi="Times New Roman" w:cs="Times New Roman"/>
          <w:b/>
          <w:bCs/>
          <w:color w:val="FF0000"/>
          <w:sz w:val="36"/>
          <w:szCs w:val="36"/>
        </w:rPr>
        <w:t>đại</w:t>
      </w:r>
      <w:proofErr w:type="spellEnd"/>
      <w:r w:rsidRPr="00673557">
        <w:rPr>
          <w:rFonts w:ascii="Times New Roman" w:eastAsia="Times New Roman" w:hAnsi="Times New Roman" w:cs="Times New Roman"/>
          <w:b/>
          <w:bCs/>
          <w:color w:val="FF0000"/>
          <w:sz w:val="36"/>
          <w:szCs w:val="36"/>
        </w:rPr>
        <w:t xml:space="preserve"> </w:t>
      </w:r>
      <w:proofErr w:type="spellStart"/>
      <w:r w:rsidRPr="00673557">
        <w:rPr>
          <w:rFonts w:ascii="Times New Roman" w:eastAsia="Times New Roman" w:hAnsi="Times New Roman" w:cs="Times New Roman"/>
          <w:b/>
          <w:bCs/>
          <w:color w:val="FF0000"/>
          <w:sz w:val="36"/>
          <w:szCs w:val="36"/>
        </w:rPr>
        <w:t>từ</w:t>
      </w:r>
      <w:proofErr w:type="spellEnd"/>
      <w:r w:rsidRPr="00673557">
        <w:rPr>
          <w:rFonts w:ascii="Times New Roman" w:eastAsia="Times New Roman" w:hAnsi="Times New Roman" w:cs="Times New Roman"/>
          <w:b/>
          <w:bCs/>
          <w:color w:val="FF0000"/>
          <w:sz w:val="36"/>
          <w:szCs w:val="36"/>
        </w:rPr>
        <w:t xml:space="preserve"> </w:t>
      </w:r>
      <w:proofErr w:type="spellStart"/>
      <w:r w:rsidRPr="00673557">
        <w:rPr>
          <w:rFonts w:ascii="Times New Roman" w:eastAsia="Times New Roman" w:hAnsi="Times New Roman" w:cs="Times New Roman"/>
          <w:b/>
          <w:bCs/>
          <w:color w:val="FF0000"/>
          <w:sz w:val="36"/>
          <w:szCs w:val="36"/>
        </w:rPr>
        <w:t>sở</w:t>
      </w:r>
      <w:proofErr w:type="spellEnd"/>
      <w:r w:rsidRPr="00673557">
        <w:rPr>
          <w:rFonts w:ascii="Times New Roman" w:eastAsia="Times New Roman" w:hAnsi="Times New Roman" w:cs="Times New Roman"/>
          <w:b/>
          <w:bCs/>
          <w:color w:val="FF0000"/>
          <w:sz w:val="36"/>
          <w:szCs w:val="36"/>
        </w:rPr>
        <w:t xml:space="preserve"> </w:t>
      </w:r>
      <w:proofErr w:type="spellStart"/>
      <w:r w:rsidRPr="00673557">
        <w:rPr>
          <w:rFonts w:ascii="Times New Roman" w:eastAsia="Times New Roman" w:hAnsi="Times New Roman" w:cs="Times New Roman"/>
          <w:b/>
          <w:bCs/>
          <w:color w:val="FF0000"/>
          <w:sz w:val="36"/>
          <w:szCs w:val="36"/>
        </w:rPr>
        <w:t>hữu</w:t>
      </w:r>
      <w:proofErr w:type="spell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proofErr w:type="spellStart"/>
      <w:r w:rsidRPr="00673557">
        <w:rPr>
          <w:rFonts w:ascii="Times New Roman" w:eastAsia="Times New Roman" w:hAnsi="Times New Roman" w:cs="Times New Roman"/>
          <w:b/>
          <w:bCs/>
          <w:color w:val="222222"/>
          <w:sz w:val="24"/>
          <w:szCs w:val="24"/>
        </w:rPr>
        <w:t>Bài</w:t>
      </w:r>
      <w:proofErr w:type="spellEnd"/>
      <w:r w:rsidRPr="00673557">
        <w:rPr>
          <w:rFonts w:ascii="Times New Roman" w:eastAsia="Times New Roman" w:hAnsi="Times New Roman" w:cs="Times New Roman"/>
          <w:b/>
          <w:bCs/>
          <w:color w:val="222222"/>
          <w:sz w:val="24"/>
          <w:szCs w:val="24"/>
        </w:rPr>
        <w:t xml:space="preserve"> 1: </w:t>
      </w:r>
      <w:proofErr w:type="spellStart"/>
      <w:r w:rsidRPr="00673557">
        <w:rPr>
          <w:rFonts w:ascii="Times New Roman" w:eastAsia="Times New Roman" w:hAnsi="Times New Roman" w:cs="Times New Roman"/>
          <w:b/>
          <w:bCs/>
          <w:color w:val="222222"/>
          <w:sz w:val="24"/>
          <w:szCs w:val="24"/>
        </w:rPr>
        <w:t>Điền</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vào</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chỗ</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trống</w:t>
      </w:r>
      <w:proofErr w:type="spellEnd"/>
      <w:r w:rsidRPr="00673557">
        <w:rPr>
          <w:rFonts w:ascii="Times New Roman" w:eastAsia="Times New Roman" w:hAnsi="Times New Roman" w:cs="Times New Roman"/>
          <w:b/>
          <w:bCs/>
          <w:color w:val="222222"/>
          <w:sz w:val="24"/>
          <w:szCs w:val="24"/>
        </w:rPr>
        <w:t>.</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 Is this cup ____ (your / yours)?</w:t>
      </w:r>
      <w:r w:rsidR="00731051" w:rsidRPr="00673557">
        <w:rPr>
          <w:rFonts w:ascii="Times New Roman" w:eastAsia="Times New Roman" w:hAnsi="Times New Roman" w:cs="Times New Roman"/>
          <w:color w:val="222222"/>
          <w:sz w:val="24"/>
          <w:szCs w:val="24"/>
        </w:rPr>
        <w:t xml:space="preserve"> -&gt; </w:t>
      </w:r>
      <w:bookmarkStart w:id="0" w:name="_GoBack"/>
      <w:bookmarkEnd w:id="0"/>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2) The coffee is ____ (my/mine).</w:t>
      </w:r>
      <w:r w:rsidR="00731051" w:rsidRPr="00673557">
        <w:rPr>
          <w:rFonts w:ascii="Times New Roman" w:eastAsia="Times New Roman" w:hAnsi="Times New Roman" w:cs="Times New Roman"/>
          <w:color w:val="222222"/>
          <w:sz w:val="24"/>
          <w:szCs w:val="24"/>
        </w:rPr>
        <w:t xml:space="preserve"> -&gt; </w:t>
      </w:r>
      <w:proofErr w:type="spellStart"/>
      <w:proofErr w:type="gramStart"/>
      <w:r w:rsidR="00731051" w:rsidRPr="00673557">
        <w:rPr>
          <w:rFonts w:ascii="Times New Roman" w:eastAsia="Times New Roman" w:hAnsi="Times New Roman" w:cs="Times New Roman"/>
          <w:color w:val="222222"/>
          <w:sz w:val="24"/>
          <w:szCs w:val="24"/>
        </w:rPr>
        <w:t>chọn</w:t>
      </w:r>
      <w:proofErr w:type="spellEnd"/>
      <w:proofErr w:type="gramEnd"/>
      <w:r w:rsidR="00731051" w:rsidRPr="00673557">
        <w:rPr>
          <w:rFonts w:ascii="Times New Roman" w:eastAsia="Times New Roman" w:hAnsi="Times New Roman" w:cs="Times New Roman"/>
          <w:color w:val="222222"/>
          <w:sz w:val="24"/>
          <w:szCs w:val="24"/>
        </w:rPr>
        <w:t xml:space="preserve"> mine. </w:t>
      </w:r>
      <w:proofErr w:type="spellStart"/>
      <w:r w:rsidR="00731051" w:rsidRPr="00673557">
        <w:rPr>
          <w:rFonts w:ascii="Times New Roman" w:eastAsia="Times New Roman" w:hAnsi="Times New Roman" w:cs="Times New Roman"/>
          <w:color w:val="222222"/>
          <w:sz w:val="24"/>
          <w:szCs w:val="24"/>
        </w:rPr>
        <w:t>Không</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có</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danh</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từ</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phía</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sau</w:t>
      </w:r>
      <w:proofErr w:type="spell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3) That coat is ____ (my/mine).</w:t>
      </w:r>
      <w:r w:rsidR="00731051" w:rsidRPr="00673557">
        <w:rPr>
          <w:rFonts w:ascii="Times New Roman" w:eastAsia="Times New Roman" w:hAnsi="Times New Roman" w:cs="Times New Roman"/>
          <w:color w:val="222222"/>
          <w:sz w:val="24"/>
          <w:szCs w:val="24"/>
        </w:rPr>
        <w:t xml:space="preserve"> -&gt; </w:t>
      </w:r>
      <w:proofErr w:type="gramStart"/>
      <w:r w:rsidR="00731051" w:rsidRPr="00673557">
        <w:rPr>
          <w:rFonts w:ascii="Times New Roman" w:eastAsia="Times New Roman" w:hAnsi="Times New Roman" w:cs="Times New Roman"/>
          <w:color w:val="222222"/>
          <w:sz w:val="24"/>
          <w:szCs w:val="24"/>
        </w:rPr>
        <w:t>mine .</w:t>
      </w:r>
      <w:proofErr w:type="gramEnd"/>
      <w:r w:rsidR="00731051" w:rsidRPr="00673557">
        <w:rPr>
          <w:rFonts w:ascii="Times New Roman" w:eastAsia="Times New Roman" w:hAnsi="Times New Roman" w:cs="Times New Roman"/>
          <w:color w:val="222222"/>
          <w:sz w:val="24"/>
          <w:szCs w:val="24"/>
        </w:rPr>
        <w:t xml:space="preserve"> ‘’ </w:t>
      </w:r>
      <w:proofErr w:type="gramStart"/>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tobe</w:t>
      </w:r>
      <w:proofErr w:type="spellEnd"/>
      <w:proofErr w:type="gramEnd"/>
      <w:r w:rsidR="00731051" w:rsidRPr="00673557">
        <w:rPr>
          <w:rFonts w:ascii="Times New Roman" w:eastAsia="Times New Roman" w:hAnsi="Times New Roman" w:cs="Times New Roman"/>
          <w:color w:val="222222"/>
          <w:sz w:val="24"/>
          <w:szCs w:val="24"/>
        </w:rPr>
        <w:t xml:space="preserve"> + DT)</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4) He lives in ____ (her/hers) house.</w:t>
      </w:r>
      <w:r w:rsidR="00731051" w:rsidRPr="00673557">
        <w:rPr>
          <w:rFonts w:ascii="Times New Roman" w:eastAsia="Times New Roman" w:hAnsi="Times New Roman" w:cs="Times New Roman"/>
          <w:color w:val="222222"/>
          <w:sz w:val="24"/>
          <w:szCs w:val="24"/>
        </w:rPr>
        <w:t xml:space="preserve"> -&gt; </w:t>
      </w:r>
      <w:proofErr w:type="spellStart"/>
      <w:proofErr w:type="gramStart"/>
      <w:r w:rsidR="00731051" w:rsidRPr="00673557">
        <w:rPr>
          <w:rFonts w:ascii="Times New Roman" w:eastAsia="Times New Roman" w:hAnsi="Times New Roman" w:cs="Times New Roman"/>
          <w:color w:val="222222"/>
          <w:sz w:val="24"/>
          <w:szCs w:val="24"/>
        </w:rPr>
        <w:t>chọn</w:t>
      </w:r>
      <w:proofErr w:type="spellEnd"/>
      <w:proofErr w:type="gramEnd"/>
      <w:r w:rsidR="00731051" w:rsidRPr="00673557">
        <w:rPr>
          <w:rFonts w:ascii="Times New Roman" w:eastAsia="Times New Roman" w:hAnsi="Times New Roman" w:cs="Times New Roman"/>
          <w:color w:val="222222"/>
          <w:sz w:val="24"/>
          <w:szCs w:val="24"/>
        </w:rPr>
        <w:t xml:space="preserve"> her </w:t>
      </w:r>
      <w:proofErr w:type="spellStart"/>
      <w:r w:rsidR="00731051" w:rsidRPr="00673557">
        <w:rPr>
          <w:rFonts w:ascii="Times New Roman" w:eastAsia="Times New Roman" w:hAnsi="Times New Roman" w:cs="Times New Roman"/>
          <w:color w:val="222222"/>
          <w:sz w:val="24"/>
          <w:szCs w:val="24"/>
        </w:rPr>
        <w:t>ngôi</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nhà</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của</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cô</w:t>
      </w:r>
      <w:proofErr w:type="spellEnd"/>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ấy</w:t>
      </w:r>
      <w:proofErr w:type="spellEnd"/>
      <w:r w:rsidR="00731051" w:rsidRPr="00673557">
        <w:rPr>
          <w:rFonts w:ascii="Times New Roman" w:eastAsia="Times New Roman" w:hAnsi="Times New Roman" w:cs="Times New Roman"/>
          <w:color w:val="222222"/>
          <w:sz w:val="24"/>
          <w:szCs w:val="24"/>
        </w:rPr>
        <w:t xml:space="preserve"> ( </w:t>
      </w:r>
      <w:proofErr w:type="spellStart"/>
      <w:r w:rsidR="00731051" w:rsidRPr="00673557">
        <w:rPr>
          <w:rFonts w:ascii="Times New Roman" w:eastAsia="Times New Roman" w:hAnsi="Times New Roman" w:cs="Times New Roman"/>
          <w:color w:val="222222"/>
          <w:sz w:val="24"/>
          <w:szCs w:val="24"/>
        </w:rPr>
        <w:t>gt</w:t>
      </w:r>
      <w:proofErr w:type="spellEnd"/>
      <w:r w:rsidR="00731051" w:rsidRPr="00673557">
        <w:rPr>
          <w:rFonts w:ascii="Times New Roman" w:eastAsia="Times New Roman" w:hAnsi="Times New Roman" w:cs="Times New Roman"/>
          <w:color w:val="222222"/>
          <w:sz w:val="24"/>
          <w:szCs w:val="24"/>
        </w:rPr>
        <w:t xml:space="preserve"> + </w:t>
      </w:r>
      <w:proofErr w:type="spellStart"/>
      <w:r w:rsidR="00731051" w:rsidRPr="00673557">
        <w:rPr>
          <w:rFonts w:ascii="Times New Roman" w:eastAsia="Times New Roman" w:hAnsi="Times New Roman" w:cs="Times New Roman"/>
          <w:color w:val="222222"/>
          <w:sz w:val="24"/>
          <w:szCs w:val="24"/>
        </w:rPr>
        <w:t>ttsh</w:t>
      </w:r>
      <w:proofErr w:type="spellEnd"/>
      <w:r w:rsidR="00731051" w:rsidRPr="00673557">
        <w:rPr>
          <w:rFonts w:ascii="Times New Roman" w:eastAsia="Times New Roman" w:hAnsi="Times New Roman" w:cs="Times New Roman"/>
          <w:color w:val="222222"/>
          <w:sz w:val="24"/>
          <w:szCs w:val="24"/>
        </w:rPr>
        <w:t xml:space="preserve"> +n )</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5) You might want ____ (your/yours) phone.</w:t>
      </w:r>
      <w:r w:rsidR="00731051" w:rsidRPr="00673557">
        <w:rPr>
          <w:rFonts w:ascii="Times New Roman" w:eastAsia="Times New Roman" w:hAnsi="Times New Roman" w:cs="Times New Roman"/>
          <w:color w:val="222222"/>
          <w:sz w:val="24"/>
          <w:szCs w:val="24"/>
        </w:rPr>
        <w:t xml:space="preserve"> -&gt; </w:t>
      </w:r>
      <w:proofErr w:type="gramStart"/>
      <w:r w:rsidR="00731051" w:rsidRPr="00673557">
        <w:rPr>
          <w:rFonts w:ascii="Times New Roman" w:eastAsia="Times New Roman" w:hAnsi="Times New Roman" w:cs="Times New Roman"/>
          <w:color w:val="222222"/>
          <w:sz w:val="24"/>
          <w:szCs w:val="24"/>
        </w:rPr>
        <w:t>your  (</w:t>
      </w:r>
      <w:proofErr w:type="gramEnd"/>
      <w:r w:rsidR="00731051" w:rsidRPr="00673557">
        <w:rPr>
          <w:rFonts w:ascii="Times New Roman" w:eastAsia="Times New Roman" w:hAnsi="Times New Roman" w:cs="Times New Roman"/>
          <w:color w:val="222222"/>
          <w:sz w:val="24"/>
          <w:szCs w:val="24"/>
        </w:rPr>
        <w:t xml:space="preserve"> v + </w:t>
      </w:r>
      <w:proofErr w:type="spellStart"/>
      <w:r w:rsidR="00731051" w:rsidRPr="00673557">
        <w:rPr>
          <w:rFonts w:ascii="Times New Roman" w:eastAsia="Times New Roman" w:hAnsi="Times New Roman" w:cs="Times New Roman"/>
          <w:color w:val="222222"/>
          <w:sz w:val="24"/>
          <w:szCs w:val="24"/>
        </w:rPr>
        <w:t>ttsh</w:t>
      </w:r>
      <w:proofErr w:type="spellEnd"/>
      <w:r w:rsidR="00731051" w:rsidRPr="00673557">
        <w:rPr>
          <w:rFonts w:ascii="Times New Roman" w:eastAsia="Times New Roman" w:hAnsi="Times New Roman" w:cs="Times New Roman"/>
          <w:color w:val="222222"/>
          <w:sz w:val="24"/>
          <w:szCs w:val="24"/>
        </w:rPr>
        <w:t xml:space="preserve"> + n )</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6) The new car is ____ (their/theirs).</w:t>
      </w:r>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Tobe</w:t>
      </w:r>
      <w:proofErr w:type="spellEnd"/>
      <w:r w:rsidR="00731051" w:rsidRPr="00673557">
        <w:rPr>
          <w:rFonts w:ascii="Times New Roman" w:eastAsia="Times New Roman" w:hAnsi="Times New Roman" w:cs="Times New Roman"/>
          <w:color w:val="222222"/>
          <w:sz w:val="24"/>
          <w:szCs w:val="24"/>
        </w:rPr>
        <w:t xml:space="preserve"> + S THEIRS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7) She cooked ____ (our/ours) food.</w:t>
      </w:r>
      <w:r w:rsidR="00731051" w:rsidRPr="00673557">
        <w:rPr>
          <w:rFonts w:ascii="Times New Roman" w:eastAsia="Times New Roman" w:hAnsi="Times New Roman" w:cs="Times New Roman"/>
          <w:color w:val="222222"/>
          <w:sz w:val="24"/>
          <w:szCs w:val="24"/>
        </w:rPr>
        <w:t xml:space="preserve"> V + TTSH + N our</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8) Don't stand on ____ (my/mine) foot!</w:t>
      </w:r>
      <w:r w:rsidR="00731051" w:rsidRPr="00673557">
        <w:rPr>
          <w:rFonts w:ascii="Times New Roman" w:eastAsia="Times New Roman" w:hAnsi="Times New Roman" w:cs="Times New Roman"/>
          <w:color w:val="222222"/>
          <w:sz w:val="24"/>
          <w:szCs w:val="24"/>
        </w:rPr>
        <w:t xml:space="preserve"> </w:t>
      </w:r>
      <w:proofErr w:type="spellStart"/>
      <w:r w:rsidR="00731051" w:rsidRPr="00673557">
        <w:rPr>
          <w:rFonts w:ascii="Times New Roman" w:eastAsia="Times New Roman" w:hAnsi="Times New Roman" w:cs="Times New Roman"/>
          <w:color w:val="222222"/>
          <w:sz w:val="24"/>
          <w:szCs w:val="24"/>
        </w:rPr>
        <w:t>Gt</w:t>
      </w:r>
      <w:proofErr w:type="spellEnd"/>
      <w:r w:rsidR="00731051" w:rsidRPr="00673557">
        <w:rPr>
          <w:rFonts w:ascii="Times New Roman" w:eastAsia="Times New Roman" w:hAnsi="Times New Roman" w:cs="Times New Roman"/>
          <w:color w:val="222222"/>
          <w:sz w:val="24"/>
          <w:szCs w:val="24"/>
        </w:rPr>
        <w:t xml:space="preserve"> + </w:t>
      </w:r>
      <w:proofErr w:type="spellStart"/>
      <w:r w:rsidR="00731051" w:rsidRPr="00673557">
        <w:rPr>
          <w:rFonts w:ascii="Times New Roman" w:eastAsia="Times New Roman" w:hAnsi="Times New Roman" w:cs="Times New Roman"/>
          <w:color w:val="222222"/>
          <w:sz w:val="24"/>
          <w:szCs w:val="24"/>
        </w:rPr>
        <w:t>ttsh</w:t>
      </w:r>
      <w:proofErr w:type="spellEnd"/>
      <w:r w:rsidR="00731051" w:rsidRPr="00673557">
        <w:rPr>
          <w:rFonts w:ascii="Times New Roman" w:eastAsia="Times New Roman" w:hAnsi="Times New Roman" w:cs="Times New Roman"/>
          <w:color w:val="222222"/>
          <w:sz w:val="24"/>
          <w:szCs w:val="24"/>
        </w:rPr>
        <w:t xml:space="preserve"> + n my</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9) She gave him ____ (her/hers) suitcase.</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Her :</w:t>
      </w:r>
      <w:proofErr w:type="gramEnd"/>
      <w:r w:rsidR="00731051" w:rsidRPr="00673557">
        <w:rPr>
          <w:rFonts w:ascii="Times New Roman" w:eastAsia="Times New Roman" w:hAnsi="Times New Roman" w:cs="Times New Roman"/>
          <w:color w:val="222222"/>
          <w:sz w:val="24"/>
          <w:szCs w:val="24"/>
        </w:rPr>
        <w:t xml:space="preserve"> </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10) I met ____ (their/theirs) mother.</w:t>
      </w:r>
      <w:r w:rsidR="00731051" w:rsidRPr="00673557">
        <w:rPr>
          <w:rFonts w:ascii="Times New Roman" w:eastAsia="Times New Roman" w:hAnsi="Times New Roman" w:cs="Times New Roman"/>
          <w:color w:val="222222"/>
          <w:sz w:val="24"/>
          <w:szCs w:val="24"/>
        </w:rPr>
        <w:t xml:space="preserve"> V+ </w:t>
      </w:r>
      <w:proofErr w:type="spellStart"/>
      <w:r w:rsidR="00731051" w:rsidRPr="00673557">
        <w:rPr>
          <w:rFonts w:ascii="Times New Roman" w:eastAsia="Times New Roman" w:hAnsi="Times New Roman" w:cs="Times New Roman"/>
          <w:color w:val="222222"/>
          <w:sz w:val="24"/>
          <w:szCs w:val="24"/>
        </w:rPr>
        <w:t>ttsh</w:t>
      </w:r>
      <w:proofErr w:type="spellEnd"/>
      <w:r w:rsidR="00731051" w:rsidRPr="00673557">
        <w:rPr>
          <w:rFonts w:ascii="Times New Roman" w:eastAsia="Times New Roman" w:hAnsi="Times New Roman" w:cs="Times New Roman"/>
          <w:color w:val="222222"/>
          <w:sz w:val="24"/>
          <w:szCs w:val="24"/>
        </w:rPr>
        <w:t xml:space="preserve"> + n their</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11) Is this ____ (their/theirs) coffee?</w:t>
      </w:r>
      <w:r w:rsidR="00731051" w:rsidRPr="00673557">
        <w:rPr>
          <w:rFonts w:ascii="Times New Roman" w:eastAsia="Times New Roman" w:hAnsi="Times New Roman" w:cs="Times New Roman"/>
          <w:color w:val="222222"/>
          <w:sz w:val="24"/>
          <w:szCs w:val="24"/>
        </w:rPr>
        <w:t xml:space="preserve"> This is their coffee -&gt; </w:t>
      </w:r>
      <w:proofErr w:type="spellStart"/>
      <w:r w:rsidR="00731051" w:rsidRPr="00673557">
        <w:rPr>
          <w:rFonts w:ascii="Times New Roman" w:eastAsia="Times New Roman" w:hAnsi="Times New Roman" w:cs="Times New Roman"/>
          <w:color w:val="222222"/>
          <w:sz w:val="24"/>
          <w:szCs w:val="24"/>
        </w:rPr>
        <w:t>tobe</w:t>
      </w:r>
      <w:proofErr w:type="spellEnd"/>
      <w:r w:rsidR="00731051" w:rsidRPr="00673557">
        <w:rPr>
          <w:rFonts w:ascii="Times New Roman" w:eastAsia="Times New Roman" w:hAnsi="Times New Roman" w:cs="Times New Roman"/>
          <w:color w:val="222222"/>
          <w:sz w:val="24"/>
          <w:szCs w:val="24"/>
        </w:rPr>
        <w:t xml:space="preserve"> + </w:t>
      </w:r>
      <w:proofErr w:type="spellStart"/>
      <w:r w:rsidR="00731051" w:rsidRPr="00673557">
        <w:rPr>
          <w:rFonts w:ascii="Times New Roman" w:eastAsia="Times New Roman" w:hAnsi="Times New Roman" w:cs="Times New Roman"/>
          <w:color w:val="222222"/>
          <w:sz w:val="24"/>
          <w:szCs w:val="24"/>
        </w:rPr>
        <w:t>ttsh</w:t>
      </w:r>
      <w:proofErr w:type="spellEnd"/>
      <w:r w:rsidR="00731051" w:rsidRPr="00673557">
        <w:rPr>
          <w:rFonts w:ascii="Times New Roman" w:eastAsia="Times New Roman" w:hAnsi="Times New Roman" w:cs="Times New Roman"/>
          <w:color w:val="222222"/>
          <w:sz w:val="24"/>
          <w:szCs w:val="24"/>
        </w:rPr>
        <w:t xml:space="preserve"> +n</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12) Is the flat ____ (her/hers)?</w:t>
      </w:r>
      <w:r w:rsidR="00731051" w:rsidRPr="00673557">
        <w:rPr>
          <w:rFonts w:ascii="Times New Roman" w:eastAsia="Times New Roman" w:hAnsi="Times New Roman" w:cs="Times New Roman"/>
          <w:color w:val="222222"/>
          <w:sz w:val="24"/>
          <w:szCs w:val="24"/>
        </w:rPr>
        <w:t xml:space="preserve"> The is flat hers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13) The grey scarf is ____ (my/mine).</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mine</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14) That red bike is ____ (our/ours).</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15) We should take ____ (our/ours) coats.</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our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 xml:space="preserve">16) </w:t>
      </w:r>
      <w:proofErr w:type="gramStart"/>
      <w:r w:rsidRPr="00502B46">
        <w:rPr>
          <w:rFonts w:ascii="Times New Roman" w:eastAsia="Times New Roman" w:hAnsi="Times New Roman" w:cs="Times New Roman"/>
          <w:color w:val="222222"/>
          <w:sz w:val="24"/>
          <w:szCs w:val="24"/>
        </w:rPr>
        <w:t>That</w:t>
      </w:r>
      <w:proofErr w:type="gramEnd"/>
      <w:r w:rsidRPr="00502B46">
        <w:rPr>
          <w:rFonts w:ascii="Times New Roman" w:eastAsia="Times New Roman" w:hAnsi="Times New Roman" w:cs="Times New Roman"/>
          <w:color w:val="222222"/>
          <w:sz w:val="24"/>
          <w:szCs w:val="24"/>
        </w:rPr>
        <w:t xml:space="preserve"> is ____ (my/mine) car.</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my</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17) He dropped ____ (my/mine) bag.</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my</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18) Are these phones ____ (their/theirs)?</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theirs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19) These cakes are ____ (our/ours)!</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20) Are those children ____ (your/yours)?</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yours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proofErr w:type="spellStart"/>
      <w:r w:rsidRPr="00673557">
        <w:rPr>
          <w:rFonts w:ascii="Times New Roman" w:eastAsia="Times New Roman" w:hAnsi="Times New Roman" w:cs="Times New Roman"/>
          <w:b/>
          <w:bCs/>
          <w:color w:val="222222"/>
          <w:sz w:val="24"/>
          <w:szCs w:val="24"/>
        </w:rPr>
        <w:t>Đáp</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án</w:t>
      </w:r>
      <w:proofErr w:type="spellEnd"/>
      <w:r w:rsidRPr="00673557">
        <w:rPr>
          <w:rFonts w:ascii="Times New Roman" w:eastAsia="Times New Roman" w:hAnsi="Times New Roman" w:cs="Times New Roman"/>
          <w:b/>
          <w:bCs/>
          <w:color w:val="222222"/>
          <w:sz w:val="24"/>
          <w:szCs w:val="24"/>
        </w:rPr>
        <w:t>:</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lastRenderedPageBreak/>
        <w:t>1. </w:t>
      </w:r>
      <w:proofErr w:type="gramStart"/>
      <w:r w:rsidRPr="00502B46">
        <w:rPr>
          <w:rFonts w:ascii="Times New Roman" w:eastAsia="Times New Roman" w:hAnsi="Times New Roman" w:cs="Times New Roman"/>
          <w:color w:val="222222"/>
          <w:sz w:val="24"/>
          <w:szCs w:val="24"/>
        </w:rPr>
        <w:t>yours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2. </w:t>
      </w:r>
      <w:proofErr w:type="gramStart"/>
      <w:r w:rsidRPr="00502B46">
        <w:rPr>
          <w:rFonts w:ascii="Times New Roman" w:eastAsia="Times New Roman" w:hAnsi="Times New Roman" w:cs="Times New Roman"/>
          <w:color w:val="222222"/>
          <w:sz w:val="24"/>
          <w:szCs w:val="24"/>
        </w:rPr>
        <w:t>mine</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3. </w:t>
      </w:r>
      <w:proofErr w:type="gramStart"/>
      <w:r w:rsidRPr="00502B46">
        <w:rPr>
          <w:rFonts w:ascii="Times New Roman" w:eastAsia="Times New Roman" w:hAnsi="Times New Roman" w:cs="Times New Roman"/>
          <w:color w:val="222222"/>
          <w:sz w:val="24"/>
          <w:szCs w:val="24"/>
        </w:rPr>
        <w:t>mine</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4. </w:t>
      </w:r>
      <w:proofErr w:type="gramStart"/>
      <w:r w:rsidRPr="00502B46">
        <w:rPr>
          <w:rFonts w:ascii="Times New Roman" w:eastAsia="Times New Roman" w:hAnsi="Times New Roman" w:cs="Times New Roman"/>
          <w:color w:val="222222"/>
          <w:sz w:val="24"/>
          <w:szCs w:val="24"/>
        </w:rPr>
        <w:t>her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5. </w:t>
      </w:r>
      <w:proofErr w:type="gramStart"/>
      <w:r w:rsidRPr="00502B46">
        <w:rPr>
          <w:rFonts w:ascii="Times New Roman" w:eastAsia="Times New Roman" w:hAnsi="Times New Roman" w:cs="Times New Roman"/>
          <w:color w:val="222222"/>
          <w:sz w:val="24"/>
          <w:szCs w:val="24"/>
        </w:rPr>
        <w:t>your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6. </w:t>
      </w:r>
      <w:proofErr w:type="gramStart"/>
      <w:r w:rsidRPr="00502B46">
        <w:rPr>
          <w:rFonts w:ascii="Times New Roman" w:eastAsia="Times New Roman" w:hAnsi="Times New Roman" w:cs="Times New Roman"/>
          <w:color w:val="222222"/>
          <w:sz w:val="24"/>
          <w:szCs w:val="24"/>
        </w:rPr>
        <w:t>theirs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7. </w:t>
      </w:r>
      <w:proofErr w:type="gramStart"/>
      <w:r w:rsidRPr="00502B46">
        <w:rPr>
          <w:rFonts w:ascii="Times New Roman" w:eastAsia="Times New Roman" w:hAnsi="Times New Roman" w:cs="Times New Roman"/>
          <w:color w:val="222222"/>
          <w:sz w:val="24"/>
          <w:szCs w:val="24"/>
        </w:rPr>
        <w:t>our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8. </w:t>
      </w:r>
      <w:proofErr w:type="gramStart"/>
      <w:r w:rsidRPr="00502B46">
        <w:rPr>
          <w:rFonts w:ascii="Times New Roman" w:eastAsia="Times New Roman" w:hAnsi="Times New Roman" w:cs="Times New Roman"/>
          <w:color w:val="222222"/>
          <w:sz w:val="24"/>
          <w:szCs w:val="24"/>
        </w:rPr>
        <w:t>my</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 xml:space="preserve">9. </w:t>
      </w:r>
      <w:proofErr w:type="gramStart"/>
      <w:r w:rsidRPr="00502B46">
        <w:rPr>
          <w:rFonts w:ascii="Times New Roman" w:eastAsia="Times New Roman" w:hAnsi="Times New Roman" w:cs="Times New Roman"/>
          <w:color w:val="222222"/>
          <w:sz w:val="24"/>
          <w:szCs w:val="24"/>
        </w:rPr>
        <w:t>her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10. </w:t>
      </w:r>
      <w:proofErr w:type="gramStart"/>
      <w:r w:rsidRPr="00502B46">
        <w:rPr>
          <w:rFonts w:ascii="Times New Roman" w:eastAsia="Times New Roman" w:hAnsi="Times New Roman" w:cs="Times New Roman"/>
          <w:color w:val="222222"/>
          <w:sz w:val="24"/>
          <w:szCs w:val="24"/>
        </w:rPr>
        <w:t>their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11. </w:t>
      </w:r>
      <w:proofErr w:type="gramStart"/>
      <w:r w:rsidRPr="00502B46">
        <w:rPr>
          <w:rFonts w:ascii="Times New Roman" w:eastAsia="Times New Roman" w:hAnsi="Times New Roman" w:cs="Times New Roman"/>
          <w:color w:val="222222"/>
          <w:sz w:val="24"/>
          <w:szCs w:val="24"/>
        </w:rPr>
        <w:t>their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12. </w:t>
      </w:r>
      <w:proofErr w:type="gramStart"/>
      <w:r w:rsidRPr="00502B46">
        <w:rPr>
          <w:rFonts w:ascii="Times New Roman" w:eastAsia="Times New Roman" w:hAnsi="Times New Roman" w:cs="Times New Roman"/>
          <w:color w:val="222222"/>
          <w:sz w:val="24"/>
          <w:szCs w:val="24"/>
        </w:rPr>
        <w:t>hers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13. </w:t>
      </w:r>
      <w:proofErr w:type="gramStart"/>
      <w:r w:rsidRPr="00502B46">
        <w:rPr>
          <w:rFonts w:ascii="Times New Roman" w:eastAsia="Times New Roman" w:hAnsi="Times New Roman" w:cs="Times New Roman"/>
          <w:color w:val="222222"/>
          <w:sz w:val="24"/>
          <w:szCs w:val="24"/>
        </w:rPr>
        <w:t>mine</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14. </w:t>
      </w:r>
      <w:proofErr w:type="gramStart"/>
      <w:r w:rsidRPr="00502B46">
        <w:rPr>
          <w:rFonts w:ascii="Times New Roman" w:eastAsia="Times New Roman" w:hAnsi="Times New Roman" w:cs="Times New Roman"/>
          <w:color w:val="222222"/>
          <w:sz w:val="24"/>
          <w:szCs w:val="24"/>
        </w:rPr>
        <w:t>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15. </w:t>
      </w:r>
      <w:proofErr w:type="gramStart"/>
      <w:r w:rsidRPr="00502B46">
        <w:rPr>
          <w:rFonts w:ascii="Times New Roman" w:eastAsia="Times New Roman" w:hAnsi="Times New Roman" w:cs="Times New Roman"/>
          <w:color w:val="222222"/>
          <w:sz w:val="24"/>
          <w:szCs w:val="24"/>
        </w:rPr>
        <w:t>our</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16. </w:t>
      </w:r>
      <w:proofErr w:type="gramStart"/>
      <w:r w:rsidRPr="00502B46">
        <w:rPr>
          <w:rFonts w:ascii="Times New Roman" w:eastAsia="Times New Roman" w:hAnsi="Times New Roman" w:cs="Times New Roman"/>
          <w:color w:val="222222"/>
          <w:sz w:val="24"/>
          <w:szCs w:val="24"/>
        </w:rPr>
        <w:t>my</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17. </w:t>
      </w:r>
      <w:proofErr w:type="gramStart"/>
      <w:r w:rsidRPr="00502B46">
        <w:rPr>
          <w:rFonts w:ascii="Times New Roman" w:eastAsia="Times New Roman" w:hAnsi="Times New Roman" w:cs="Times New Roman"/>
          <w:color w:val="222222"/>
          <w:sz w:val="24"/>
          <w:szCs w:val="24"/>
        </w:rPr>
        <w:t>my</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18. </w:t>
      </w:r>
      <w:proofErr w:type="gramStart"/>
      <w:r w:rsidRPr="00502B46">
        <w:rPr>
          <w:rFonts w:ascii="Times New Roman" w:eastAsia="Times New Roman" w:hAnsi="Times New Roman" w:cs="Times New Roman"/>
          <w:color w:val="222222"/>
          <w:sz w:val="24"/>
          <w:szCs w:val="24"/>
        </w:rPr>
        <w:t>theirs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19. </w:t>
      </w:r>
      <w:proofErr w:type="gramStart"/>
      <w:r w:rsidRPr="00502B46">
        <w:rPr>
          <w:rFonts w:ascii="Times New Roman" w:eastAsia="Times New Roman" w:hAnsi="Times New Roman" w:cs="Times New Roman"/>
          <w:color w:val="222222"/>
          <w:sz w:val="24"/>
          <w:szCs w:val="24"/>
        </w:rPr>
        <w:t>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20. </w:t>
      </w:r>
      <w:proofErr w:type="gramStart"/>
      <w:r w:rsidRPr="00502B46">
        <w:rPr>
          <w:rFonts w:ascii="Times New Roman" w:eastAsia="Times New Roman" w:hAnsi="Times New Roman" w:cs="Times New Roman"/>
          <w:color w:val="222222"/>
          <w:sz w:val="24"/>
          <w:szCs w:val="24"/>
        </w:rPr>
        <w:t>yours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proofErr w:type="spellStart"/>
      <w:r w:rsidRPr="00673557">
        <w:rPr>
          <w:rFonts w:ascii="Times New Roman" w:eastAsia="Times New Roman" w:hAnsi="Times New Roman" w:cs="Times New Roman"/>
          <w:b/>
          <w:bCs/>
          <w:color w:val="222222"/>
          <w:sz w:val="24"/>
          <w:szCs w:val="24"/>
        </w:rPr>
        <w:t>Bài</w:t>
      </w:r>
      <w:proofErr w:type="spellEnd"/>
      <w:r w:rsidRPr="00673557">
        <w:rPr>
          <w:rFonts w:ascii="Times New Roman" w:eastAsia="Times New Roman" w:hAnsi="Times New Roman" w:cs="Times New Roman"/>
          <w:b/>
          <w:bCs/>
          <w:color w:val="222222"/>
          <w:sz w:val="24"/>
          <w:szCs w:val="24"/>
        </w:rPr>
        <w:t xml:space="preserve"> 2: </w:t>
      </w:r>
      <w:proofErr w:type="spellStart"/>
      <w:r w:rsidRPr="00673557">
        <w:rPr>
          <w:rFonts w:ascii="Times New Roman" w:eastAsia="Times New Roman" w:hAnsi="Times New Roman" w:cs="Times New Roman"/>
          <w:b/>
          <w:bCs/>
          <w:color w:val="222222"/>
          <w:sz w:val="24"/>
          <w:szCs w:val="24"/>
        </w:rPr>
        <w:t>Điền</w:t>
      </w:r>
      <w:proofErr w:type="spellEnd"/>
      <w:r w:rsidRPr="00673557">
        <w:rPr>
          <w:rFonts w:ascii="Times New Roman" w:eastAsia="Times New Roman" w:hAnsi="Times New Roman" w:cs="Times New Roman"/>
          <w:b/>
          <w:bCs/>
          <w:color w:val="222222"/>
          <w:sz w:val="24"/>
          <w:szCs w:val="24"/>
        </w:rPr>
        <w:t> </w:t>
      </w:r>
      <w:proofErr w:type="spellStart"/>
      <w:r w:rsidRPr="00673557">
        <w:rPr>
          <w:rFonts w:ascii="Times New Roman" w:eastAsia="Times New Roman" w:hAnsi="Times New Roman" w:cs="Times New Roman"/>
          <w:b/>
          <w:bCs/>
          <w:color w:val="222222"/>
          <w:sz w:val="24"/>
          <w:szCs w:val="24"/>
        </w:rPr>
        <w:t>vào</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chỗ</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trống</w:t>
      </w:r>
      <w:proofErr w:type="spellEnd"/>
      <w:r w:rsidRPr="00673557">
        <w:rPr>
          <w:rFonts w:ascii="Times New Roman" w:eastAsia="Times New Roman" w:hAnsi="Times New Roman" w:cs="Times New Roman"/>
          <w:b/>
          <w:bCs/>
          <w:color w:val="222222"/>
          <w:sz w:val="24"/>
          <w:szCs w:val="24"/>
        </w:rPr>
        <w:t>.</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 This book is (you) ____.</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yours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2. The ball is (I) ____.</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mine</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lastRenderedPageBreak/>
        <w:t>3. The blue car is (we) ____.</w:t>
      </w:r>
      <w:r w:rsidR="00731051" w:rsidRPr="00673557">
        <w:rPr>
          <w:rFonts w:ascii="Times New Roman" w:eastAsia="Times New Roman" w:hAnsi="Times New Roman" w:cs="Times New Roman"/>
          <w:color w:val="222222"/>
          <w:sz w:val="24"/>
          <w:szCs w:val="24"/>
        </w:rPr>
        <w:t xml:space="preserve"> </w:t>
      </w:r>
      <w:proofErr w:type="gramStart"/>
      <w:r w:rsidR="00731051" w:rsidRPr="00673557">
        <w:rPr>
          <w:rFonts w:ascii="Times New Roman" w:eastAsia="Times New Roman" w:hAnsi="Times New Roman" w:cs="Times New Roman"/>
          <w:color w:val="222222"/>
          <w:sz w:val="24"/>
          <w:szCs w:val="24"/>
        </w:rPr>
        <w:t>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4. The ring is (she) ____.</w:t>
      </w:r>
      <w:r w:rsidR="00731051" w:rsidRPr="00673557">
        <w:rPr>
          <w:rFonts w:ascii="Times New Roman" w:eastAsia="Times New Roman" w:hAnsi="Times New Roman" w:cs="Times New Roman"/>
          <w:color w:val="222222"/>
          <w:sz w:val="24"/>
          <w:szCs w:val="24"/>
        </w:rPr>
        <w:t xml:space="preserve"> Hers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5. We met Paul and Jane last night. This house is (they) ____.</w:t>
      </w:r>
      <w:r w:rsidR="00AD7273" w:rsidRPr="00673557">
        <w:rPr>
          <w:rFonts w:ascii="Times New Roman" w:eastAsia="Times New Roman" w:hAnsi="Times New Roman" w:cs="Times New Roman"/>
          <w:color w:val="222222"/>
          <w:sz w:val="24"/>
          <w:szCs w:val="24"/>
        </w:rPr>
        <w:t xml:space="preserve"> </w:t>
      </w:r>
      <w:proofErr w:type="gramStart"/>
      <w:r w:rsidR="00AD7273" w:rsidRPr="00673557">
        <w:rPr>
          <w:rFonts w:ascii="Times New Roman" w:eastAsia="Times New Roman" w:hAnsi="Times New Roman" w:cs="Times New Roman"/>
          <w:color w:val="222222"/>
          <w:sz w:val="24"/>
          <w:szCs w:val="24"/>
        </w:rPr>
        <w:t>theirs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6. The luggage is (he) ____.</w:t>
      </w:r>
      <w:r w:rsidR="00AD7273" w:rsidRPr="00673557">
        <w:rPr>
          <w:rFonts w:ascii="Times New Roman" w:eastAsia="Times New Roman" w:hAnsi="Times New Roman" w:cs="Times New Roman"/>
          <w:color w:val="222222"/>
          <w:sz w:val="24"/>
          <w:szCs w:val="24"/>
        </w:rPr>
        <w:t xml:space="preserve">  Hers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7. The pictures are (she) ____.</w:t>
      </w:r>
      <w:r w:rsidR="00AD7273" w:rsidRPr="00673557">
        <w:rPr>
          <w:rFonts w:ascii="Times New Roman" w:eastAsia="Times New Roman" w:hAnsi="Times New Roman" w:cs="Times New Roman"/>
          <w:color w:val="222222"/>
          <w:sz w:val="24"/>
          <w:szCs w:val="24"/>
        </w:rPr>
        <w:t xml:space="preserve"> Hers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8. In our garden is a bird. The nest is (it) ____.</w:t>
      </w:r>
      <w:r w:rsidR="00AD7273" w:rsidRPr="00673557">
        <w:rPr>
          <w:rFonts w:ascii="Times New Roman" w:eastAsia="Times New Roman" w:hAnsi="Times New Roman" w:cs="Times New Roman"/>
          <w:color w:val="222222"/>
          <w:sz w:val="24"/>
          <w:szCs w:val="24"/>
        </w:rPr>
        <w:t xml:space="preserve"> </w:t>
      </w:r>
      <w:proofErr w:type="gramStart"/>
      <w:r w:rsidR="00AD7273" w:rsidRPr="00673557">
        <w:rPr>
          <w:rFonts w:ascii="Times New Roman" w:eastAsia="Times New Roman" w:hAnsi="Times New Roman" w:cs="Times New Roman"/>
          <w:color w:val="222222"/>
          <w:sz w:val="24"/>
          <w:szCs w:val="24"/>
        </w:rPr>
        <w:t>its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9. This cat is (we) ____.</w:t>
      </w:r>
      <w:r w:rsidR="00AD7273" w:rsidRPr="00673557">
        <w:rPr>
          <w:rFonts w:ascii="Times New Roman" w:eastAsia="Times New Roman" w:hAnsi="Times New Roman" w:cs="Times New Roman"/>
          <w:color w:val="222222"/>
          <w:sz w:val="24"/>
          <w:szCs w:val="24"/>
        </w:rPr>
        <w:t xml:space="preserve"> </w:t>
      </w:r>
      <w:proofErr w:type="gramStart"/>
      <w:r w:rsidR="00AD7273" w:rsidRPr="00673557">
        <w:rPr>
          <w:rFonts w:ascii="Times New Roman" w:eastAsia="Times New Roman" w:hAnsi="Times New Roman" w:cs="Times New Roman"/>
          <w:color w:val="222222"/>
          <w:sz w:val="24"/>
          <w:szCs w:val="24"/>
        </w:rPr>
        <w:t>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This was not my fault. It was (you) ____.</w:t>
      </w:r>
      <w:r w:rsidR="00AD7273" w:rsidRPr="00673557">
        <w:rPr>
          <w:rFonts w:ascii="Times New Roman" w:eastAsia="Times New Roman" w:hAnsi="Times New Roman" w:cs="Times New Roman"/>
          <w:color w:val="222222"/>
          <w:sz w:val="24"/>
          <w:szCs w:val="24"/>
        </w:rPr>
        <w:t xml:space="preserve"> </w:t>
      </w:r>
      <w:proofErr w:type="gramStart"/>
      <w:r w:rsidR="00AD7273" w:rsidRPr="00673557">
        <w:rPr>
          <w:rFonts w:ascii="Times New Roman" w:eastAsia="Times New Roman" w:hAnsi="Times New Roman" w:cs="Times New Roman"/>
          <w:color w:val="222222"/>
          <w:sz w:val="24"/>
          <w:szCs w:val="24"/>
        </w:rPr>
        <w:t>yours</w:t>
      </w:r>
      <w:proofErr w:type="gramEnd"/>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proofErr w:type="spellStart"/>
      <w:r w:rsidRPr="00673557">
        <w:rPr>
          <w:rFonts w:ascii="Times New Roman" w:eastAsia="Times New Roman" w:hAnsi="Times New Roman" w:cs="Times New Roman"/>
          <w:b/>
          <w:bCs/>
          <w:color w:val="222222"/>
          <w:sz w:val="24"/>
          <w:szCs w:val="24"/>
        </w:rPr>
        <w:t>Đáp</w:t>
      </w:r>
      <w:proofErr w:type="spellEnd"/>
      <w:r w:rsidRPr="00673557">
        <w:rPr>
          <w:rFonts w:ascii="Times New Roman" w:eastAsia="Times New Roman" w:hAnsi="Times New Roman" w:cs="Times New Roman"/>
          <w:b/>
          <w:bCs/>
          <w:color w:val="222222"/>
          <w:sz w:val="24"/>
          <w:szCs w:val="24"/>
        </w:rPr>
        <w:t xml:space="preserve"> </w:t>
      </w:r>
      <w:proofErr w:type="spellStart"/>
      <w:r w:rsidRPr="00673557">
        <w:rPr>
          <w:rFonts w:ascii="Times New Roman" w:eastAsia="Times New Roman" w:hAnsi="Times New Roman" w:cs="Times New Roman"/>
          <w:b/>
          <w:bCs/>
          <w:color w:val="222222"/>
          <w:sz w:val="24"/>
          <w:szCs w:val="24"/>
        </w:rPr>
        <w:t>án</w:t>
      </w:r>
      <w:proofErr w:type="spellEnd"/>
      <w:r w:rsidRPr="00673557">
        <w:rPr>
          <w:rFonts w:ascii="Times New Roman" w:eastAsia="Times New Roman" w:hAnsi="Times New Roman" w:cs="Times New Roman"/>
          <w:b/>
          <w:bCs/>
          <w:color w:val="222222"/>
          <w:sz w:val="24"/>
          <w:szCs w:val="24"/>
        </w:rPr>
        <w:t>:</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 This book is yours.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2. The ball is mine.</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3. The blue car is ours.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4. The ring is hers.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5. We met Paul and Jane last night. This house is theirs.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6. The luggage is his.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7. The pictures are hers.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8. In our garden is a bird. The nest is its.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9. This cat is ours.</w:t>
      </w:r>
    </w:p>
    <w:p w:rsidR="00502B46" w:rsidRPr="00502B46" w:rsidRDefault="00502B46" w:rsidP="00502B46">
      <w:pPr>
        <w:shd w:val="clear" w:color="auto" w:fill="FFFFFF"/>
        <w:spacing w:after="100" w:afterAutospacing="1" w:line="240" w:lineRule="auto"/>
        <w:rPr>
          <w:rFonts w:ascii="Times New Roman" w:eastAsia="Times New Roman" w:hAnsi="Times New Roman" w:cs="Times New Roman"/>
          <w:color w:val="222222"/>
          <w:sz w:val="24"/>
          <w:szCs w:val="24"/>
        </w:rPr>
      </w:pPr>
      <w:r w:rsidRPr="00502B46">
        <w:rPr>
          <w:rFonts w:ascii="Times New Roman" w:eastAsia="Times New Roman" w:hAnsi="Times New Roman" w:cs="Times New Roman"/>
          <w:color w:val="222222"/>
          <w:sz w:val="24"/>
          <w:szCs w:val="24"/>
        </w:rPr>
        <w:t>10. This was not my fault. It was yours.</w:t>
      </w:r>
    </w:p>
    <w:p w:rsidR="00673557" w:rsidRPr="00673557" w:rsidRDefault="00673557" w:rsidP="00673557">
      <w:pPr>
        <w:shd w:val="clear" w:color="auto" w:fill="FFFFFF"/>
        <w:spacing w:after="0" w:line="240" w:lineRule="auto"/>
        <w:jc w:val="both"/>
        <w:rPr>
          <w:rFonts w:ascii="Times New Roman" w:eastAsia="Times New Roman" w:hAnsi="Times New Roman" w:cs="Times New Roman"/>
          <w:sz w:val="24"/>
          <w:szCs w:val="24"/>
        </w:rPr>
      </w:pPr>
      <w:r w:rsidRPr="00673557">
        <w:rPr>
          <w:rFonts w:ascii="Times New Roman" w:eastAsia="Times New Roman" w:hAnsi="Times New Roman" w:cs="Times New Roman"/>
          <w:b/>
          <w:bCs/>
          <w:sz w:val="24"/>
          <w:szCs w:val="24"/>
          <w:bdr w:val="none" w:sz="0" w:space="0" w:color="auto" w:frame="1"/>
        </w:rPr>
        <w:t>Exercise 1: Complete the sentences. Use the correct possessive adjective or possessive pronoun</w:t>
      </w:r>
    </w:p>
    <w:p w:rsidR="00673557" w:rsidRPr="00673557" w:rsidRDefault="00673557" w:rsidP="00673557">
      <w:pPr>
        <w:shd w:val="clear" w:color="auto" w:fill="FFFFFF"/>
        <w:spacing w:after="0" w:line="240" w:lineRule="auto"/>
        <w:jc w:val="both"/>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1. I’ve got a watch. This is _______ watch.</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&gt; </w:t>
      </w:r>
      <w:r w:rsidR="009926D4">
        <w:rPr>
          <w:rFonts w:ascii="Times New Roman" w:eastAsia="Times New Roman" w:hAnsi="Times New Roman" w:cs="Times New Roman"/>
          <w:sz w:val="24"/>
          <w:szCs w:val="24"/>
        </w:rPr>
        <w:t xml:space="preserve"> my</w:t>
      </w:r>
      <w:proofErr w:type="gramEnd"/>
      <w:r w:rsidR="009926D4">
        <w:rPr>
          <w:rFonts w:ascii="Times New Roman" w:eastAsia="Times New Roman" w:hAnsi="Times New Roman" w:cs="Times New Roman"/>
          <w:sz w:val="24"/>
          <w:szCs w:val="24"/>
        </w:rPr>
        <w:t xml:space="preserve"> </w:t>
      </w:r>
      <w:proofErr w:type="spellStart"/>
      <w:r w:rsidR="009926D4">
        <w:rPr>
          <w:rFonts w:ascii="Times New Roman" w:eastAsia="Times New Roman" w:hAnsi="Times New Roman" w:cs="Times New Roman"/>
          <w:sz w:val="24"/>
          <w:szCs w:val="24"/>
        </w:rPr>
        <w:t>truoc</w:t>
      </w:r>
      <w:proofErr w:type="spellEnd"/>
      <w:r w:rsidR="009926D4">
        <w:rPr>
          <w:rFonts w:ascii="Times New Roman" w:eastAsia="Times New Roman" w:hAnsi="Times New Roman" w:cs="Times New Roman"/>
          <w:sz w:val="24"/>
          <w:szCs w:val="24"/>
        </w:rPr>
        <w:t xml:space="preserve"> 1 </w:t>
      </w:r>
      <w:proofErr w:type="spellStart"/>
      <w:r w:rsidR="009926D4">
        <w:rPr>
          <w:rFonts w:ascii="Times New Roman" w:eastAsia="Times New Roman" w:hAnsi="Times New Roman" w:cs="Times New Roman"/>
          <w:sz w:val="24"/>
          <w:szCs w:val="24"/>
        </w:rPr>
        <w:t>danh</w:t>
      </w:r>
      <w:proofErr w:type="spellEnd"/>
      <w:r w:rsidR="009926D4">
        <w:rPr>
          <w:rFonts w:ascii="Times New Roman" w:eastAsia="Times New Roman" w:hAnsi="Times New Roman" w:cs="Times New Roman"/>
          <w:sz w:val="24"/>
          <w:szCs w:val="24"/>
        </w:rPr>
        <w:t xml:space="preserve"> </w:t>
      </w:r>
      <w:proofErr w:type="spellStart"/>
      <w:r w:rsidR="009926D4">
        <w:rPr>
          <w:rFonts w:ascii="Times New Roman" w:eastAsia="Times New Roman" w:hAnsi="Times New Roman" w:cs="Times New Roman"/>
          <w:sz w:val="24"/>
          <w:szCs w:val="24"/>
        </w:rPr>
        <w:t>tu</w:t>
      </w:r>
      <w:proofErr w:type="spellEnd"/>
    </w:p>
    <w:p w:rsidR="00673557" w:rsidRPr="00673557" w:rsidRDefault="00673557" w:rsidP="00673557">
      <w:pPr>
        <w:shd w:val="clear" w:color="auto" w:fill="FFFFFF"/>
        <w:spacing w:after="0" w:line="240" w:lineRule="auto"/>
        <w:jc w:val="both"/>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2. My friends and I have got sweets. The sweets are _______.</w:t>
      </w:r>
      <w:r w:rsidR="009926D4">
        <w:rPr>
          <w:rFonts w:ascii="Times New Roman" w:eastAsia="Times New Roman" w:hAnsi="Times New Roman" w:cs="Times New Roman"/>
          <w:sz w:val="24"/>
          <w:szCs w:val="24"/>
        </w:rPr>
        <w:t xml:space="preserve"> </w:t>
      </w:r>
      <w:proofErr w:type="gramStart"/>
      <w:r w:rsidR="009926D4">
        <w:rPr>
          <w:rFonts w:ascii="Times New Roman" w:eastAsia="Times New Roman" w:hAnsi="Times New Roman" w:cs="Times New Roman"/>
          <w:sz w:val="24"/>
          <w:szCs w:val="24"/>
        </w:rPr>
        <w:t>ours</w:t>
      </w:r>
      <w:proofErr w:type="gramEnd"/>
    </w:p>
    <w:p w:rsidR="00673557" w:rsidRPr="00673557" w:rsidRDefault="00673557" w:rsidP="00673557">
      <w:pPr>
        <w:shd w:val="clear" w:color="auto" w:fill="FFFFFF"/>
        <w:spacing w:after="0" w:line="240" w:lineRule="auto"/>
        <w:jc w:val="both"/>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3. Mum has got a new bag. That’s _______ bag.</w:t>
      </w:r>
      <w:r w:rsidR="009926D4">
        <w:rPr>
          <w:rFonts w:ascii="Times New Roman" w:eastAsia="Times New Roman" w:hAnsi="Times New Roman" w:cs="Times New Roman"/>
          <w:sz w:val="24"/>
          <w:szCs w:val="24"/>
        </w:rPr>
        <w:t xml:space="preserve"> My / her</w:t>
      </w:r>
    </w:p>
    <w:p w:rsidR="00673557" w:rsidRPr="00673557" w:rsidRDefault="00673557" w:rsidP="00673557">
      <w:pPr>
        <w:shd w:val="clear" w:color="auto" w:fill="FFFFFF"/>
        <w:spacing w:after="0" w:line="240" w:lineRule="auto"/>
        <w:jc w:val="both"/>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4. Peter has got a kite. The kite is _________.</w:t>
      </w:r>
      <w:r w:rsidR="009926D4">
        <w:rPr>
          <w:rFonts w:ascii="Times New Roman" w:eastAsia="Times New Roman" w:hAnsi="Times New Roman" w:cs="Times New Roman"/>
          <w:sz w:val="24"/>
          <w:szCs w:val="24"/>
        </w:rPr>
        <w:t xml:space="preserve"> </w:t>
      </w:r>
      <w:proofErr w:type="gramStart"/>
      <w:r w:rsidR="009926D4">
        <w:rPr>
          <w:rFonts w:ascii="Times New Roman" w:eastAsia="Times New Roman" w:hAnsi="Times New Roman" w:cs="Times New Roman"/>
          <w:sz w:val="24"/>
          <w:szCs w:val="24"/>
        </w:rPr>
        <w:t>his</w:t>
      </w:r>
      <w:proofErr w:type="gramEnd"/>
    </w:p>
    <w:p w:rsidR="00673557" w:rsidRPr="00673557" w:rsidRDefault="00673557" w:rsidP="00673557">
      <w:pPr>
        <w:shd w:val="clear" w:color="auto" w:fill="FFFFFF"/>
        <w:spacing w:after="0" w:line="240" w:lineRule="auto"/>
        <w:jc w:val="both"/>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5. My brothers have got kites. The bikes are __________.</w:t>
      </w:r>
      <w:r w:rsidR="009926D4">
        <w:rPr>
          <w:rFonts w:ascii="Times New Roman" w:eastAsia="Times New Roman" w:hAnsi="Times New Roman" w:cs="Times New Roman"/>
          <w:sz w:val="24"/>
          <w:szCs w:val="24"/>
        </w:rPr>
        <w:t xml:space="preserve"> </w:t>
      </w:r>
      <w:proofErr w:type="gramStart"/>
      <w:r w:rsidR="009926D4">
        <w:rPr>
          <w:rFonts w:ascii="Times New Roman" w:eastAsia="Times New Roman" w:hAnsi="Times New Roman" w:cs="Times New Roman"/>
          <w:sz w:val="24"/>
          <w:szCs w:val="24"/>
        </w:rPr>
        <w:t>theirs</w:t>
      </w:r>
      <w:proofErr w:type="gramEnd"/>
    </w:p>
    <w:p w:rsidR="00673557" w:rsidRPr="00673557" w:rsidRDefault="00673557" w:rsidP="00673557">
      <w:pPr>
        <w:shd w:val="clear" w:color="auto" w:fill="FFFFFF"/>
        <w:spacing w:after="0" w:line="240" w:lineRule="auto"/>
        <w:jc w:val="both"/>
        <w:rPr>
          <w:ins w:id="1" w:author="Unknown"/>
          <w:rFonts w:ascii="Times New Roman" w:eastAsia="Times New Roman" w:hAnsi="Times New Roman" w:cs="Times New Roman"/>
          <w:sz w:val="24"/>
          <w:szCs w:val="24"/>
        </w:rPr>
      </w:pPr>
      <w:ins w:id="2" w:author="Unknown">
        <w:r w:rsidRPr="00673557">
          <w:rPr>
            <w:rFonts w:ascii="Times New Roman" w:eastAsia="Times New Roman" w:hAnsi="Times New Roman" w:cs="Times New Roman"/>
            <w:sz w:val="24"/>
            <w:szCs w:val="24"/>
          </w:rPr>
          <w:t>6. Karen has got a dog. That’s ______ dog.</w:t>
        </w:r>
      </w:ins>
      <w:r w:rsidR="009926D4">
        <w:rPr>
          <w:rFonts w:ascii="Times New Roman" w:eastAsia="Times New Roman" w:hAnsi="Times New Roman" w:cs="Times New Roman"/>
          <w:sz w:val="24"/>
          <w:szCs w:val="24"/>
        </w:rPr>
        <w:t xml:space="preserve"> Her</w:t>
      </w:r>
    </w:p>
    <w:p w:rsidR="00673557" w:rsidRPr="00673557" w:rsidRDefault="00673557" w:rsidP="00673557">
      <w:pPr>
        <w:shd w:val="clear" w:color="auto" w:fill="FFFFFF"/>
        <w:spacing w:after="0" w:line="240" w:lineRule="auto"/>
        <w:rPr>
          <w:ins w:id="3" w:author="Unknown"/>
          <w:rFonts w:ascii="Times New Roman" w:eastAsia="Times New Roman" w:hAnsi="Times New Roman" w:cs="Times New Roman"/>
          <w:sz w:val="24"/>
          <w:szCs w:val="24"/>
        </w:rPr>
      </w:pPr>
      <w:ins w:id="4" w:author="Unknown">
        <w:r w:rsidRPr="00673557">
          <w:rPr>
            <w:rFonts w:ascii="Times New Roman" w:eastAsia="Times New Roman" w:hAnsi="Times New Roman" w:cs="Times New Roman"/>
            <w:sz w:val="24"/>
            <w:szCs w:val="24"/>
          </w:rPr>
          <w:lastRenderedPageBreak/>
          <w:t>7. She has a new cat. It is __________.</w:t>
        </w:r>
      </w:ins>
      <w:r w:rsidR="009926D4">
        <w:rPr>
          <w:rFonts w:ascii="Times New Roman" w:eastAsia="Times New Roman" w:hAnsi="Times New Roman" w:cs="Times New Roman"/>
          <w:sz w:val="24"/>
          <w:szCs w:val="24"/>
        </w:rPr>
        <w:t xml:space="preserve"> Hers</w:t>
      </w:r>
    </w:p>
    <w:p w:rsidR="00673557" w:rsidRPr="00673557" w:rsidRDefault="00673557" w:rsidP="00673557">
      <w:pPr>
        <w:shd w:val="clear" w:color="auto" w:fill="FFFFFF"/>
        <w:spacing w:after="0" w:line="240" w:lineRule="auto"/>
        <w:rPr>
          <w:ins w:id="5" w:author="Unknown"/>
          <w:rFonts w:ascii="Times New Roman" w:eastAsia="Times New Roman" w:hAnsi="Times New Roman" w:cs="Times New Roman"/>
          <w:sz w:val="24"/>
          <w:szCs w:val="24"/>
        </w:rPr>
      </w:pPr>
      <w:ins w:id="6" w:author="Unknown">
        <w:r w:rsidRPr="00673557">
          <w:rPr>
            <w:rFonts w:ascii="Times New Roman" w:eastAsia="Times New Roman" w:hAnsi="Times New Roman" w:cs="Times New Roman"/>
            <w:sz w:val="24"/>
            <w:szCs w:val="24"/>
          </w:rPr>
          <w:t>8. You have a new toy. It is __________.</w:t>
        </w:r>
      </w:ins>
      <w:r w:rsidR="009926D4">
        <w:rPr>
          <w:rFonts w:ascii="Times New Roman" w:eastAsia="Times New Roman" w:hAnsi="Times New Roman" w:cs="Times New Roman"/>
          <w:sz w:val="24"/>
          <w:szCs w:val="24"/>
        </w:rPr>
        <w:t xml:space="preserve"> </w:t>
      </w:r>
      <w:proofErr w:type="gramStart"/>
      <w:r w:rsidR="009926D4">
        <w:rPr>
          <w:rFonts w:ascii="Times New Roman" w:eastAsia="Times New Roman" w:hAnsi="Times New Roman" w:cs="Times New Roman"/>
          <w:sz w:val="24"/>
          <w:szCs w:val="24"/>
        </w:rPr>
        <w:t>yours</w:t>
      </w:r>
      <w:proofErr w:type="gramEnd"/>
    </w:p>
    <w:p w:rsidR="00673557" w:rsidRPr="00673557" w:rsidRDefault="00673557" w:rsidP="00673557">
      <w:pPr>
        <w:shd w:val="clear" w:color="auto" w:fill="FFFFFF"/>
        <w:spacing w:after="0" w:line="240" w:lineRule="auto"/>
        <w:rPr>
          <w:ins w:id="7" w:author="Unknown"/>
          <w:rFonts w:ascii="Times New Roman" w:eastAsia="Times New Roman" w:hAnsi="Times New Roman" w:cs="Times New Roman"/>
          <w:sz w:val="24"/>
          <w:szCs w:val="24"/>
        </w:rPr>
      </w:pPr>
      <w:ins w:id="8" w:author="Unknown">
        <w:r w:rsidRPr="00673557">
          <w:rPr>
            <w:rFonts w:ascii="Times New Roman" w:eastAsia="Times New Roman" w:hAnsi="Times New Roman" w:cs="Times New Roman"/>
            <w:sz w:val="24"/>
            <w:szCs w:val="24"/>
          </w:rPr>
          <w:t>9. The coat belongs to me. It is __________.</w:t>
        </w:r>
      </w:ins>
      <w:r w:rsidR="009926D4">
        <w:rPr>
          <w:rFonts w:ascii="Times New Roman" w:eastAsia="Times New Roman" w:hAnsi="Times New Roman" w:cs="Times New Roman"/>
          <w:sz w:val="24"/>
          <w:szCs w:val="24"/>
        </w:rPr>
        <w:t xml:space="preserve"> </w:t>
      </w:r>
      <w:proofErr w:type="gramStart"/>
      <w:r w:rsidR="009926D4">
        <w:rPr>
          <w:rFonts w:ascii="Times New Roman" w:eastAsia="Times New Roman" w:hAnsi="Times New Roman" w:cs="Times New Roman"/>
          <w:sz w:val="24"/>
          <w:szCs w:val="24"/>
        </w:rPr>
        <w:t>mine</w:t>
      </w:r>
      <w:proofErr w:type="gramEnd"/>
    </w:p>
    <w:p w:rsidR="00673557" w:rsidRPr="00673557" w:rsidRDefault="00673557" w:rsidP="00673557">
      <w:pPr>
        <w:shd w:val="clear" w:color="auto" w:fill="FFFFFF"/>
        <w:spacing w:after="0" w:line="240" w:lineRule="auto"/>
        <w:rPr>
          <w:ins w:id="9" w:author="Unknown"/>
          <w:rFonts w:ascii="Times New Roman" w:eastAsia="Times New Roman" w:hAnsi="Times New Roman" w:cs="Times New Roman"/>
          <w:sz w:val="24"/>
          <w:szCs w:val="24"/>
        </w:rPr>
      </w:pPr>
      <w:ins w:id="10" w:author="Unknown">
        <w:r w:rsidRPr="00673557">
          <w:rPr>
            <w:rFonts w:ascii="Times New Roman" w:eastAsia="Times New Roman" w:hAnsi="Times New Roman" w:cs="Times New Roman"/>
            <w:sz w:val="24"/>
            <w:szCs w:val="24"/>
          </w:rPr>
          <w:t>10. The chair belongs to Mary. It is __________</w:t>
        </w:r>
      </w:ins>
      <w:r w:rsidR="009926D4">
        <w:rPr>
          <w:rFonts w:ascii="Times New Roman" w:eastAsia="Times New Roman" w:hAnsi="Times New Roman" w:cs="Times New Roman"/>
          <w:sz w:val="24"/>
          <w:szCs w:val="24"/>
        </w:rPr>
        <w:t xml:space="preserve"> hers</w:t>
      </w:r>
    </w:p>
    <w:p w:rsidR="00673557" w:rsidRPr="00673557" w:rsidRDefault="00673557" w:rsidP="00673557">
      <w:pPr>
        <w:shd w:val="clear" w:color="auto" w:fill="FFFFFF"/>
        <w:spacing w:after="0" w:line="240" w:lineRule="auto"/>
        <w:rPr>
          <w:ins w:id="11" w:author="Unknown"/>
          <w:rFonts w:ascii="Times New Roman" w:eastAsia="Times New Roman" w:hAnsi="Times New Roman" w:cs="Times New Roman"/>
          <w:sz w:val="24"/>
          <w:szCs w:val="24"/>
        </w:rPr>
      </w:pPr>
      <w:ins w:id="12" w:author="Unknown">
        <w:r w:rsidRPr="00673557">
          <w:rPr>
            <w:rFonts w:ascii="Times New Roman" w:eastAsia="Times New Roman" w:hAnsi="Times New Roman" w:cs="Times New Roman"/>
            <w:sz w:val="24"/>
            <w:szCs w:val="24"/>
          </w:rPr>
          <w:t>11. I have a new book. It is __________.</w:t>
        </w:r>
      </w:ins>
      <w:r w:rsidR="009926D4">
        <w:rPr>
          <w:rFonts w:ascii="Times New Roman" w:eastAsia="Times New Roman" w:hAnsi="Times New Roman" w:cs="Times New Roman"/>
          <w:sz w:val="24"/>
          <w:szCs w:val="24"/>
        </w:rPr>
        <w:t xml:space="preserve"> </w:t>
      </w:r>
      <w:proofErr w:type="gramStart"/>
      <w:r w:rsidR="009926D4">
        <w:rPr>
          <w:rFonts w:ascii="Times New Roman" w:eastAsia="Times New Roman" w:hAnsi="Times New Roman" w:cs="Times New Roman"/>
          <w:sz w:val="24"/>
          <w:szCs w:val="24"/>
        </w:rPr>
        <w:t>mine</w:t>
      </w:r>
      <w:proofErr w:type="gramEnd"/>
    </w:p>
    <w:p w:rsidR="00673557" w:rsidRPr="00673557" w:rsidRDefault="00673557" w:rsidP="00673557">
      <w:pPr>
        <w:shd w:val="clear" w:color="auto" w:fill="FFFFFF"/>
        <w:spacing w:after="0" w:line="240" w:lineRule="auto"/>
        <w:rPr>
          <w:ins w:id="13" w:author="Unknown"/>
          <w:rFonts w:ascii="Times New Roman" w:eastAsia="Times New Roman" w:hAnsi="Times New Roman" w:cs="Times New Roman"/>
          <w:sz w:val="24"/>
          <w:szCs w:val="24"/>
        </w:rPr>
      </w:pPr>
      <w:ins w:id="14" w:author="Unknown">
        <w:r w:rsidRPr="00673557">
          <w:rPr>
            <w:rFonts w:ascii="Times New Roman" w:eastAsia="Times New Roman" w:hAnsi="Times New Roman" w:cs="Times New Roman"/>
            <w:sz w:val="24"/>
            <w:szCs w:val="24"/>
          </w:rPr>
          <w:t>12. They have new pillows. It is __________.</w:t>
        </w:r>
      </w:ins>
      <w:r w:rsidR="009926D4">
        <w:rPr>
          <w:rFonts w:ascii="Times New Roman" w:eastAsia="Times New Roman" w:hAnsi="Times New Roman" w:cs="Times New Roman"/>
          <w:sz w:val="24"/>
          <w:szCs w:val="24"/>
        </w:rPr>
        <w:t xml:space="preserve"> Theirs</w:t>
      </w:r>
    </w:p>
    <w:p w:rsidR="00673557" w:rsidRPr="00673557" w:rsidRDefault="00673557" w:rsidP="00673557">
      <w:pPr>
        <w:shd w:val="clear" w:color="auto" w:fill="FFFFFF"/>
        <w:spacing w:after="0" w:line="240" w:lineRule="auto"/>
        <w:rPr>
          <w:ins w:id="15" w:author="Unknown"/>
          <w:rFonts w:ascii="Times New Roman" w:eastAsia="Times New Roman" w:hAnsi="Times New Roman" w:cs="Times New Roman"/>
          <w:sz w:val="24"/>
          <w:szCs w:val="24"/>
        </w:rPr>
      </w:pPr>
      <w:ins w:id="16" w:author="Unknown">
        <w:r w:rsidRPr="00673557">
          <w:rPr>
            <w:rFonts w:ascii="Times New Roman" w:eastAsia="Times New Roman" w:hAnsi="Times New Roman" w:cs="Times New Roman"/>
            <w:sz w:val="24"/>
            <w:szCs w:val="24"/>
          </w:rPr>
          <w:t>13. We have new shoes. They are __________.</w:t>
        </w:r>
      </w:ins>
      <w:r w:rsidR="009926D4">
        <w:rPr>
          <w:rFonts w:ascii="Times New Roman" w:eastAsia="Times New Roman" w:hAnsi="Times New Roman" w:cs="Times New Roman"/>
          <w:sz w:val="24"/>
          <w:szCs w:val="24"/>
        </w:rPr>
        <w:t xml:space="preserve"> </w:t>
      </w:r>
      <w:proofErr w:type="gramStart"/>
      <w:r w:rsidR="009926D4">
        <w:rPr>
          <w:rFonts w:ascii="Times New Roman" w:eastAsia="Times New Roman" w:hAnsi="Times New Roman" w:cs="Times New Roman"/>
          <w:sz w:val="24"/>
          <w:szCs w:val="24"/>
        </w:rPr>
        <w:t>ours</w:t>
      </w:r>
      <w:proofErr w:type="gramEnd"/>
    </w:p>
    <w:p w:rsidR="00673557" w:rsidRPr="00673557" w:rsidRDefault="00673557" w:rsidP="00673557">
      <w:pPr>
        <w:shd w:val="clear" w:color="auto" w:fill="FFFFFF"/>
        <w:spacing w:after="0" w:line="240" w:lineRule="auto"/>
        <w:jc w:val="both"/>
        <w:rPr>
          <w:ins w:id="17" w:author="Unknown"/>
          <w:rFonts w:ascii="Times New Roman" w:eastAsia="Times New Roman" w:hAnsi="Times New Roman" w:cs="Times New Roman"/>
          <w:sz w:val="24"/>
          <w:szCs w:val="24"/>
        </w:rPr>
      </w:pPr>
      <w:ins w:id="18" w:author="Unknown">
        <w:r w:rsidRPr="00673557">
          <w:rPr>
            <w:rFonts w:ascii="Times New Roman" w:eastAsia="Times New Roman" w:hAnsi="Times New Roman" w:cs="Times New Roman"/>
            <w:b/>
            <w:bCs/>
            <w:sz w:val="24"/>
            <w:szCs w:val="24"/>
            <w:bdr w:val="none" w:sz="0" w:space="0" w:color="auto" w:frame="1"/>
          </w:rPr>
          <w:t>Exercise 2: Choose the correct item</w:t>
        </w:r>
      </w:ins>
    </w:p>
    <w:p w:rsidR="00673557" w:rsidRPr="00673557" w:rsidRDefault="00673557" w:rsidP="00673557">
      <w:pPr>
        <w:shd w:val="clear" w:color="auto" w:fill="FFFFFF"/>
        <w:spacing w:after="0" w:line="240" w:lineRule="auto"/>
        <w:jc w:val="both"/>
        <w:rPr>
          <w:ins w:id="19" w:author="Unknown"/>
          <w:rFonts w:ascii="Times New Roman" w:eastAsia="Times New Roman" w:hAnsi="Times New Roman" w:cs="Times New Roman"/>
          <w:sz w:val="24"/>
          <w:szCs w:val="24"/>
        </w:rPr>
      </w:pPr>
      <w:ins w:id="20" w:author="Unknown">
        <w:r w:rsidRPr="00673557">
          <w:rPr>
            <w:rFonts w:ascii="Times New Roman" w:eastAsia="Times New Roman" w:hAnsi="Times New Roman" w:cs="Times New Roman"/>
            <w:sz w:val="24"/>
            <w:szCs w:val="24"/>
          </w:rPr>
          <w:t>1. This isn’t her skirt. ________ is blue.</w:t>
        </w:r>
      </w:ins>
    </w:p>
    <w:p w:rsidR="00673557" w:rsidRPr="009926D4" w:rsidRDefault="00673557" w:rsidP="00673557">
      <w:pPr>
        <w:shd w:val="clear" w:color="auto" w:fill="FFFFFF"/>
        <w:spacing w:after="0" w:line="240" w:lineRule="auto"/>
        <w:jc w:val="both"/>
        <w:rPr>
          <w:ins w:id="21" w:author="Unknown"/>
          <w:rFonts w:ascii="Times New Roman" w:eastAsia="Times New Roman" w:hAnsi="Times New Roman" w:cs="Times New Roman"/>
          <w:color w:val="92CDDC" w:themeColor="accent5" w:themeTint="99"/>
          <w:sz w:val="24"/>
          <w:szCs w:val="24"/>
        </w:rPr>
      </w:pPr>
      <w:ins w:id="22" w:author="Unknown">
        <w:r w:rsidRPr="009926D4">
          <w:rPr>
            <w:rFonts w:ascii="Times New Roman" w:eastAsia="Times New Roman" w:hAnsi="Times New Roman" w:cs="Times New Roman"/>
            <w:color w:val="92CDDC" w:themeColor="accent5" w:themeTint="99"/>
            <w:sz w:val="24"/>
            <w:szCs w:val="24"/>
          </w:rPr>
          <w:t>A. Hers</w:t>
        </w:r>
      </w:ins>
    </w:p>
    <w:p w:rsidR="00673557" w:rsidRPr="00673557" w:rsidRDefault="00673557" w:rsidP="00673557">
      <w:pPr>
        <w:shd w:val="clear" w:color="auto" w:fill="FFFFFF"/>
        <w:spacing w:after="0" w:line="240" w:lineRule="auto"/>
        <w:jc w:val="both"/>
        <w:rPr>
          <w:ins w:id="23" w:author="Unknown"/>
          <w:rFonts w:ascii="Times New Roman" w:eastAsia="Times New Roman" w:hAnsi="Times New Roman" w:cs="Times New Roman"/>
          <w:sz w:val="24"/>
          <w:szCs w:val="24"/>
        </w:rPr>
      </w:pPr>
      <w:ins w:id="24" w:author="Unknown">
        <w:r w:rsidRPr="00673557">
          <w:rPr>
            <w:rFonts w:ascii="Times New Roman" w:eastAsia="Times New Roman" w:hAnsi="Times New Roman" w:cs="Times New Roman"/>
            <w:sz w:val="24"/>
            <w:szCs w:val="24"/>
          </w:rPr>
          <w:t>B. Her</w:t>
        </w:r>
      </w:ins>
    </w:p>
    <w:p w:rsidR="00673557" w:rsidRPr="00673557" w:rsidRDefault="00673557" w:rsidP="00673557">
      <w:pPr>
        <w:shd w:val="clear" w:color="auto" w:fill="FFFFFF"/>
        <w:spacing w:after="0" w:line="240" w:lineRule="auto"/>
        <w:jc w:val="both"/>
        <w:rPr>
          <w:ins w:id="25" w:author="Unknown"/>
          <w:rFonts w:ascii="Times New Roman" w:eastAsia="Times New Roman" w:hAnsi="Times New Roman" w:cs="Times New Roman"/>
          <w:sz w:val="24"/>
          <w:szCs w:val="24"/>
        </w:rPr>
      </w:pPr>
      <w:ins w:id="26" w:author="Unknown">
        <w:r w:rsidRPr="00673557">
          <w:rPr>
            <w:rFonts w:ascii="Times New Roman" w:eastAsia="Times New Roman" w:hAnsi="Times New Roman" w:cs="Times New Roman"/>
            <w:sz w:val="24"/>
            <w:szCs w:val="24"/>
          </w:rPr>
          <w:t>C. She</w:t>
        </w:r>
      </w:ins>
    </w:p>
    <w:p w:rsidR="00673557" w:rsidRPr="00673557" w:rsidRDefault="00673557" w:rsidP="00673557">
      <w:pPr>
        <w:shd w:val="clear" w:color="auto" w:fill="FFFFFF"/>
        <w:spacing w:after="0" w:line="240" w:lineRule="auto"/>
        <w:jc w:val="both"/>
        <w:rPr>
          <w:ins w:id="27" w:author="Unknown"/>
          <w:rFonts w:ascii="Times New Roman" w:eastAsia="Times New Roman" w:hAnsi="Times New Roman" w:cs="Times New Roman"/>
          <w:sz w:val="24"/>
          <w:szCs w:val="24"/>
        </w:rPr>
      </w:pPr>
      <w:ins w:id="28" w:author="Unknown">
        <w:r w:rsidRPr="00673557">
          <w:rPr>
            <w:rFonts w:ascii="Times New Roman" w:eastAsia="Times New Roman" w:hAnsi="Times New Roman" w:cs="Times New Roman"/>
            <w:sz w:val="24"/>
            <w:szCs w:val="24"/>
          </w:rPr>
          <w:t>D. He</w:t>
        </w:r>
      </w:ins>
    </w:p>
    <w:p w:rsidR="00673557" w:rsidRPr="00673557" w:rsidRDefault="00673557" w:rsidP="00673557">
      <w:pPr>
        <w:shd w:val="clear" w:color="auto" w:fill="FFFFFF"/>
        <w:spacing w:after="0" w:line="240" w:lineRule="auto"/>
        <w:jc w:val="both"/>
        <w:rPr>
          <w:ins w:id="29" w:author="Unknown"/>
          <w:rFonts w:ascii="Times New Roman" w:eastAsia="Times New Roman" w:hAnsi="Times New Roman" w:cs="Times New Roman"/>
          <w:sz w:val="24"/>
          <w:szCs w:val="24"/>
        </w:rPr>
      </w:pPr>
      <w:ins w:id="30" w:author="Unknown">
        <w:r w:rsidRPr="00673557">
          <w:rPr>
            <w:rFonts w:ascii="Times New Roman" w:eastAsia="Times New Roman" w:hAnsi="Times New Roman" w:cs="Times New Roman"/>
            <w:sz w:val="24"/>
            <w:szCs w:val="24"/>
          </w:rPr>
          <w:t>2. ______ daughter is a teacher.</w:t>
        </w:r>
      </w:ins>
    </w:p>
    <w:p w:rsidR="00673557" w:rsidRPr="009926D4" w:rsidRDefault="00673557" w:rsidP="00673557">
      <w:pPr>
        <w:shd w:val="clear" w:color="auto" w:fill="FFFFFF"/>
        <w:spacing w:after="0" w:line="240" w:lineRule="auto"/>
        <w:jc w:val="both"/>
        <w:rPr>
          <w:ins w:id="31" w:author="Unknown"/>
          <w:rFonts w:ascii="Times New Roman" w:eastAsia="Times New Roman" w:hAnsi="Times New Roman" w:cs="Times New Roman"/>
          <w:color w:val="92CDDC" w:themeColor="accent5" w:themeTint="99"/>
          <w:sz w:val="24"/>
          <w:szCs w:val="24"/>
        </w:rPr>
      </w:pPr>
      <w:ins w:id="32" w:author="Unknown">
        <w:r w:rsidRPr="009926D4">
          <w:rPr>
            <w:rFonts w:ascii="Times New Roman" w:eastAsia="Times New Roman" w:hAnsi="Times New Roman" w:cs="Times New Roman"/>
            <w:color w:val="92CDDC" w:themeColor="accent5" w:themeTint="99"/>
            <w:sz w:val="24"/>
            <w:szCs w:val="24"/>
          </w:rPr>
          <w:t>A. Our</w:t>
        </w:r>
      </w:ins>
    </w:p>
    <w:p w:rsidR="00673557" w:rsidRPr="00673557" w:rsidRDefault="00673557" w:rsidP="00673557">
      <w:pPr>
        <w:shd w:val="clear" w:color="auto" w:fill="FFFFFF"/>
        <w:spacing w:after="0" w:line="240" w:lineRule="auto"/>
        <w:jc w:val="both"/>
        <w:rPr>
          <w:ins w:id="33" w:author="Unknown"/>
          <w:rFonts w:ascii="Times New Roman" w:eastAsia="Times New Roman" w:hAnsi="Times New Roman" w:cs="Times New Roman"/>
          <w:sz w:val="24"/>
          <w:szCs w:val="24"/>
        </w:rPr>
      </w:pPr>
      <w:ins w:id="34" w:author="Unknown">
        <w:r w:rsidRPr="00673557">
          <w:rPr>
            <w:rFonts w:ascii="Times New Roman" w:eastAsia="Times New Roman" w:hAnsi="Times New Roman" w:cs="Times New Roman"/>
            <w:sz w:val="24"/>
            <w:szCs w:val="24"/>
          </w:rPr>
          <w:t>B. Ours</w:t>
        </w:r>
      </w:ins>
    </w:p>
    <w:p w:rsidR="00673557" w:rsidRPr="00673557" w:rsidRDefault="00673557" w:rsidP="00673557">
      <w:pPr>
        <w:shd w:val="clear" w:color="auto" w:fill="FFFFFF"/>
        <w:spacing w:after="0" w:line="240" w:lineRule="auto"/>
        <w:jc w:val="both"/>
        <w:rPr>
          <w:ins w:id="35" w:author="Unknown"/>
          <w:rFonts w:ascii="Times New Roman" w:eastAsia="Times New Roman" w:hAnsi="Times New Roman" w:cs="Times New Roman"/>
          <w:sz w:val="24"/>
          <w:szCs w:val="24"/>
        </w:rPr>
      </w:pPr>
      <w:ins w:id="36" w:author="Unknown">
        <w:r w:rsidRPr="00673557">
          <w:rPr>
            <w:rFonts w:ascii="Times New Roman" w:eastAsia="Times New Roman" w:hAnsi="Times New Roman" w:cs="Times New Roman"/>
            <w:sz w:val="24"/>
            <w:szCs w:val="24"/>
          </w:rPr>
          <w:t>C. Us</w:t>
        </w:r>
      </w:ins>
    </w:p>
    <w:p w:rsidR="00673557" w:rsidRPr="00673557" w:rsidRDefault="00673557" w:rsidP="00673557">
      <w:pPr>
        <w:shd w:val="clear" w:color="auto" w:fill="FFFFFF"/>
        <w:spacing w:after="0" w:line="240" w:lineRule="auto"/>
        <w:jc w:val="both"/>
        <w:rPr>
          <w:ins w:id="37" w:author="Unknown"/>
          <w:rFonts w:ascii="Times New Roman" w:eastAsia="Times New Roman" w:hAnsi="Times New Roman" w:cs="Times New Roman"/>
          <w:sz w:val="24"/>
          <w:szCs w:val="24"/>
        </w:rPr>
      </w:pPr>
      <w:ins w:id="38" w:author="Unknown">
        <w:r w:rsidRPr="00673557">
          <w:rPr>
            <w:rFonts w:ascii="Times New Roman" w:eastAsia="Times New Roman" w:hAnsi="Times New Roman" w:cs="Times New Roman"/>
            <w:sz w:val="24"/>
            <w:szCs w:val="24"/>
          </w:rPr>
          <w:t>D. We</w:t>
        </w:r>
      </w:ins>
    </w:p>
    <w:p w:rsidR="00673557" w:rsidRPr="00673557" w:rsidRDefault="00673557" w:rsidP="00673557">
      <w:pPr>
        <w:shd w:val="clear" w:color="auto" w:fill="FFFFFF"/>
        <w:spacing w:after="0" w:line="240" w:lineRule="auto"/>
        <w:jc w:val="both"/>
        <w:rPr>
          <w:ins w:id="39" w:author="Unknown"/>
          <w:rFonts w:ascii="Times New Roman" w:eastAsia="Times New Roman" w:hAnsi="Times New Roman" w:cs="Times New Roman"/>
          <w:sz w:val="24"/>
          <w:szCs w:val="24"/>
        </w:rPr>
      </w:pPr>
      <w:ins w:id="40" w:author="Unknown">
        <w:r w:rsidRPr="00673557">
          <w:rPr>
            <w:rFonts w:ascii="Times New Roman" w:eastAsia="Times New Roman" w:hAnsi="Times New Roman" w:cs="Times New Roman"/>
            <w:sz w:val="24"/>
            <w:szCs w:val="24"/>
          </w:rPr>
          <w:t>3. This is my new dress. Look at _____!</w:t>
        </w:r>
      </w:ins>
    </w:p>
    <w:p w:rsidR="00673557" w:rsidRPr="00673557" w:rsidRDefault="00673557" w:rsidP="00673557">
      <w:pPr>
        <w:shd w:val="clear" w:color="auto" w:fill="FFFFFF"/>
        <w:spacing w:after="0" w:line="240" w:lineRule="auto"/>
        <w:jc w:val="both"/>
        <w:rPr>
          <w:ins w:id="41" w:author="Unknown"/>
          <w:rFonts w:ascii="Times New Roman" w:eastAsia="Times New Roman" w:hAnsi="Times New Roman" w:cs="Times New Roman"/>
          <w:sz w:val="24"/>
          <w:szCs w:val="24"/>
        </w:rPr>
      </w:pPr>
      <w:ins w:id="42" w:author="Unknown">
        <w:r w:rsidRPr="00673557">
          <w:rPr>
            <w:rFonts w:ascii="Times New Roman" w:eastAsia="Times New Roman" w:hAnsi="Times New Roman" w:cs="Times New Roman"/>
            <w:sz w:val="24"/>
            <w:szCs w:val="24"/>
          </w:rPr>
          <w:t>A. I</w:t>
        </w:r>
      </w:ins>
    </w:p>
    <w:p w:rsidR="00673557" w:rsidRPr="009926D4" w:rsidRDefault="00673557" w:rsidP="00673557">
      <w:pPr>
        <w:shd w:val="clear" w:color="auto" w:fill="FFFFFF"/>
        <w:spacing w:after="0" w:line="240" w:lineRule="auto"/>
        <w:jc w:val="both"/>
        <w:rPr>
          <w:ins w:id="43" w:author="Unknown"/>
          <w:rFonts w:ascii="Times New Roman" w:eastAsia="Times New Roman" w:hAnsi="Times New Roman" w:cs="Times New Roman"/>
          <w:color w:val="92CDDC" w:themeColor="accent5" w:themeTint="99"/>
          <w:sz w:val="24"/>
          <w:szCs w:val="24"/>
        </w:rPr>
      </w:pPr>
      <w:ins w:id="44" w:author="Unknown">
        <w:r w:rsidRPr="009926D4">
          <w:rPr>
            <w:rFonts w:ascii="Times New Roman" w:eastAsia="Times New Roman" w:hAnsi="Times New Roman" w:cs="Times New Roman"/>
            <w:color w:val="92CDDC" w:themeColor="accent5" w:themeTint="99"/>
            <w:sz w:val="24"/>
            <w:szCs w:val="24"/>
          </w:rPr>
          <w:t>B. mine</w:t>
        </w:r>
      </w:ins>
    </w:p>
    <w:p w:rsidR="00673557" w:rsidRPr="00673557" w:rsidRDefault="00673557" w:rsidP="007E26B1">
      <w:pPr>
        <w:shd w:val="clear" w:color="auto" w:fill="DAEEF3" w:themeFill="accent5" w:themeFillTint="33"/>
        <w:spacing w:after="0" w:line="240" w:lineRule="auto"/>
        <w:jc w:val="both"/>
        <w:rPr>
          <w:ins w:id="45" w:author="Unknown"/>
          <w:rFonts w:ascii="Times New Roman" w:eastAsia="Times New Roman" w:hAnsi="Times New Roman" w:cs="Times New Roman"/>
          <w:sz w:val="24"/>
          <w:szCs w:val="24"/>
        </w:rPr>
      </w:pPr>
      <w:ins w:id="46" w:author="Unknown">
        <w:r w:rsidRPr="00673557">
          <w:rPr>
            <w:rFonts w:ascii="Times New Roman" w:eastAsia="Times New Roman" w:hAnsi="Times New Roman" w:cs="Times New Roman"/>
            <w:sz w:val="24"/>
            <w:szCs w:val="24"/>
          </w:rPr>
          <w:t>C. me</w:t>
        </w:r>
      </w:ins>
    </w:p>
    <w:p w:rsidR="00673557" w:rsidRPr="00673557" w:rsidRDefault="00673557" w:rsidP="00673557">
      <w:pPr>
        <w:shd w:val="clear" w:color="auto" w:fill="FFFFFF"/>
        <w:spacing w:after="0" w:line="240" w:lineRule="auto"/>
        <w:jc w:val="both"/>
        <w:rPr>
          <w:ins w:id="47" w:author="Unknown"/>
          <w:rFonts w:ascii="Times New Roman" w:eastAsia="Times New Roman" w:hAnsi="Times New Roman" w:cs="Times New Roman"/>
          <w:sz w:val="24"/>
          <w:szCs w:val="24"/>
        </w:rPr>
      </w:pPr>
      <w:ins w:id="48" w:author="Unknown">
        <w:r w:rsidRPr="00673557">
          <w:rPr>
            <w:rFonts w:ascii="Times New Roman" w:eastAsia="Times New Roman" w:hAnsi="Times New Roman" w:cs="Times New Roman"/>
            <w:sz w:val="24"/>
            <w:szCs w:val="24"/>
          </w:rPr>
          <w:t>D. my</w:t>
        </w:r>
      </w:ins>
    </w:p>
    <w:p w:rsidR="00673557" w:rsidRPr="00673557" w:rsidRDefault="00673557" w:rsidP="00673557">
      <w:pPr>
        <w:shd w:val="clear" w:color="auto" w:fill="FFFFFF"/>
        <w:spacing w:after="0" w:line="240" w:lineRule="auto"/>
        <w:jc w:val="both"/>
        <w:rPr>
          <w:ins w:id="49" w:author="Unknown"/>
          <w:rFonts w:ascii="Times New Roman" w:eastAsia="Times New Roman" w:hAnsi="Times New Roman" w:cs="Times New Roman"/>
          <w:sz w:val="24"/>
          <w:szCs w:val="24"/>
        </w:rPr>
      </w:pPr>
      <w:ins w:id="50" w:author="Unknown">
        <w:r w:rsidRPr="00673557">
          <w:rPr>
            <w:rFonts w:ascii="Times New Roman" w:eastAsia="Times New Roman" w:hAnsi="Times New Roman" w:cs="Times New Roman"/>
            <w:sz w:val="24"/>
            <w:szCs w:val="24"/>
          </w:rPr>
          <w:t>4. Linda is _______ cousin.</w:t>
        </w:r>
      </w:ins>
    </w:p>
    <w:p w:rsidR="00673557" w:rsidRPr="00673557" w:rsidRDefault="00673557" w:rsidP="00673557">
      <w:pPr>
        <w:shd w:val="clear" w:color="auto" w:fill="FFFFFF"/>
        <w:spacing w:after="0" w:line="240" w:lineRule="auto"/>
        <w:jc w:val="both"/>
        <w:rPr>
          <w:ins w:id="51" w:author="Unknown"/>
          <w:rFonts w:ascii="Times New Roman" w:eastAsia="Times New Roman" w:hAnsi="Times New Roman" w:cs="Times New Roman"/>
          <w:sz w:val="24"/>
          <w:szCs w:val="24"/>
        </w:rPr>
      </w:pPr>
      <w:ins w:id="52" w:author="Unknown">
        <w:r w:rsidRPr="00673557">
          <w:rPr>
            <w:rFonts w:ascii="Times New Roman" w:eastAsia="Times New Roman" w:hAnsi="Times New Roman" w:cs="Times New Roman"/>
            <w:sz w:val="24"/>
            <w:szCs w:val="24"/>
          </w:rPr>
          <w:t>A. him</w:t>
        </w:r>
      </w:ins>
    </w:p>
    <w:p w:rsidR="00673557" w:rsidRPr="00673557" w:rsidRDefault="00673557" w:rsidP="00673557">
      <w:pPr>
        <w:shd w:val="clear" w:color="auto" w:fill="FFFFFF"/>
        <w:spacing w:after="0" w:line="240" w:lineRule="auto"/>
        <w:jc w:val="both"/>
        <w:rPr>
          <w:ins w:id="53" w:author="Unknown"/>
          <w:rFonts w:ascii="Times New Roman" w:eastAsia="Times New Roman" w:hAnsi="Times New Roman" w:cs="Times New Roman"/>
          <w:sz w:val="24"/>
          <w:szCs w:val="24"/>
        </w:rPr>
      </w:pPr>
      <w:ins w:id="54" w:author="Unknown">
        <w:r w:rsidRPr="00673557">
          <w:rPr>
            <w:rFonts w:ascii="Times New Roman" w:eastAsia="Times New Roman" w:hAnsi="Times New Roman" w:cs="Times New Roman"/>
            <w:sz w:val="24"/>
            <w:szCs w:val="24"/>
          </w:rPr>
          <w:t>B. he</w:t>
        </w:r>
      </w:ins>
    </w:p>
    <w:p w:rsidR="00673557" w:rsidRPr="00673557" w:rsidRDefault="00673557" w:rsidP="00673557">
      <w:pPr>
        <w:shd w:val="clear" w:color="auto" w:fill="FFFFFF"/>
        <w:spacing w:after="0" w:line="240" w:lineRule="auto"/>
        <w:jc w:val="both"/>
        <w:rPr>
          <w:ins w:id="55" w:author="Unknown"/>
          <w:rFonts w:ascii="Times New Roman" w:eastAsia="Times New Roman" w:hAnsi="Times New Roman" w:cs="Times New Roman"/>
          <w:sz w:val="24"/>
          <w:szCs w:val="24"/>
        </w:rPr>
      </w:pPr>
      <w:ins w:id="56" w:author="Unknown">
        <w:r w:rsidRPr="00673557">
          <w:rPr>
            <w:rFonts w:ascii="Times New Roman" w:eastAsia="Times New Roman" w:hAnsi="Times New Roman" w:cs="Times New Roman"/>
            <w:sz w:val="24"/>
            <w:szCs w:val="24"/>
          </w:rPr>
          <w:t>C. he’s</w:t>
        </w:r>
      </w:ins>
    </w:p>
    <w:p w:rsidR="00673557" w:rsidRPr="009926D4" w:rsidRDefault="00673557" w:rsidP="00673557">
      <w:pPr>
        <w:shd w:val="clear" w:color="auto" w:fill="FFFFFF"/>
        <w:spacing w:after="0" w:line="240" w:lineRule="auto"/>
        <w:jc w:val="both"/>
        <w:rPr>
          <w:ins w:id="57" w:author="Unknown"/>
          <w:rFonts w:ascii="Times New Roman" w:eastAsia="Times New Roman" w:hAnsi="Times New Roman" w:cs="Times New Roman"/>
          <w:color w:val="92CDDC" w:themeColor="accent5" w:themeTint="99"/>
          <w:sz w:val="24"/>
          <w:szCs w:val="24"/>
        </w:rPr>
      </w:pPr>
      <w:ins w:id="58" w:author="Unknown">
        <w:r w:rsidRPr="009926D4">
          <w:rPr>
            <w:rFonts w:ascii="Times New Roman" w:eastAsia="Times New Roman" w:hAnsi="Times New Roman" w:cs="Times New Roman"/>
            <w:color w:val="92CDDC" w:themeColor="accent5" w:themeTint="99"/>
            <w:sz w:val="24"/>
            <w:szCs w:val="24"/>
          </w:rPr>
          <w:t>D. his</w:t>
        </w:r>
      </w:ins>
    </w:p>
    <w:p w:rsidR="00673557" w:rsidRPr="00673557" w:rsidRDefault="00673557" w:rsidP="00673557">
      <w:pPr>
        <w:shd w:val="clear" w:color="auto" w:fill="FFFFFF"/>
        <w:spacing w:after="0" w:line="240" w:lineRule="auto"/>
        <w:jc w:val="both"/>
        <w:rPr>
          <w:ins w:id="59" w:author="Unknown"/>
          <w:rFonts w:ascii="Times New Roman" w:eastAsia="Times New Roman" w:hAnsi="Times New Roman" w:cs="Times New Roman"/>
          <w:sz w:val="24"/>
          <w:szCs w:val="24"/>
        </w:rPr>
      </w:pPr>
      <w:ins w:id="60" w:author="Unknown">
        <w:r w:rsidRPr="00673557">
          <w:rPr>
            <w:rFonts w:ascii="Times New Roman" w:eastAsia="Times New Roman" w:hAnsi="Times New Roman" w:cs="Times New Roman"/>
            <w:sz w:val="24"/>
            <w:szCs w:val="24"/>
          </w:rPr>
          <w:t>5. This craft isn’t mine. It’s _______.</w:t>
        </w:r>
      </w:ins>
    </w:p>
    <w:p w:rsidR="00673557" w:rsidRPr="00673557" w:rsidRDefault="00673557" w:rsidP="00673557">
      <w:pPr>
        <w:shd w:val="clear" w:color="auto" w:fill="FFFFFF"/>
        <w:spacing w:after="0" w:line="240" w:lineRule="auto"/>
        <w:jc w:val="both"/>
        <w:rPr>
          <w:ins w:id="61" w:author="Unknown"/>
          <w:rFonts w:ascii="Times New Roman" w:eastAsia="Times New Roman" w:hAnsi="Times New Roman" w:cs="Times New Roman"/>
          <w:sz w:val="24"/>
          <w:szCs w:val="24"/>
        </w:rPr>
      </w:pPr>
      <w:ins w:id="62" w:author="Unknown">
        <w:r w:rsidRPr="00673557">
          <w:rPr>
            <w:rFonts w:ascii="Times New Roman" w:eastAsia="Times New Roman" w:hAnsi="Times New Roman" w:cs="Times New Roman"/>
            <w:sz w:val="24"/>
            <w:szCs w:val="24"/>
          </w:rPr>
          <w:t>A. Him</w:t>
        </w:r>
      </w:ins>
    </w:p>
    <w:p w:rsidR="00673557" w:rsidRPr="00673557" w:rsidRDefault="00673557" w:rsidP="00673557">
      <w:pPr>
        <w:shd w:val="clear" w:color="auto" w:fill="FFFFFF"/>
        <w:spacing w:after="0" w:line="240" w:lineRule="auto"/>
        <w:jc w:val="both"/>
        <w:rPr>
          <w:ins w:id="63" w:author="Unknown"/>
          <w:rFonts w:ascii="Times New Roman" w:eastAsia="Times New Roman" w:hAnsi="Times New Roman" w:cs="Times New Roman"/>
          <w:sz w:val="24"/>
          <w:szCs w:val="24"/>
        </w:rPr>
      </w:pPr>
      <w:ins w:id="64" w:author="Unknown">
        <w:r w:rsidRPr="00673557">
          <w:rPr>
            <w:rFonts w:ascii="Times New Roman" w:eastAsia="Times New Roman" w:hAnsi="Times New Roman" w:cs="Times New Roman"/>
            <w:sz w:val="24"/>
            <w:szCs w:val="24"/>
          </w:rPr>
          <w:t>B. She</w:t>
        </w:r>
      </w:ins>
    </w:p>
    <w:p w:rsidR="00673557" w:rsidRPr="009926D4" w:rsidRDefault="00673557" w:rsidP="00673557">
      <w:pPr>
        <w:shd w:val="clear" w:color="auto" w:fill="FFFFFF"/>
        <w:spacing w:after="0" w:line="240" w:lineRule="auto"/>
        <w:jc w:val="both"/>
        <w:rPr>
          <w:ins w:id="65" w:author="Unknown"/>
          <w:rFonts w:ascii="Times New Roman" w:eastAsia="Times New Roman" w:hAnsi="Times New Roman" w:cs="Times New Roman"/>
          <w:color w:val="92CDDC" w:themeColor="accent5" w:themeTint="99"/>
          <w:sz w:val="24"/>
          <w:szCs w:val="24"/>
        </w:rPr>
      </w:pPr>
      <w:ins w:id="66" w:author="Unknown">
        <w:r w:rsidRPr="009926D4">
          <w:rPr>
            <w:rFonts w:ascii="Times New Roman" w:eastAsia="Times New Roman" w:hAnsi="Times New Roman" w:cs="Times New Roman"/>
            <w:color w:val="92CDDC" w:themeColor="accent5" w:themeTint="99"/>
            <w:sz w:val="24"/>
            <w:szCs w:val="24"/>
          </w:rPr>
          <w:t>C. Hers</w:t>
        </w:r>
      </w:ins>
    </w:p>
    <w:p w:rsidR="00673557" w:rsidRPr="00673557" w:rsidRDefault="00673557" w:rsidP="00673557">
      <w:pPr>
        <w:shd w:val="clear" w:color="auto" w:fill="FFFFFF"/>
        <w:spacing w:after="0" w:line="240" w:lineRule="auto"/>
        <w:jc w:val="both"/>
        <w:rPr>
          <w:ins w:id="67" w:author="Unknown"/>
          <w:rFonts w:ascii="Times New Roman" w:eastAsia="Times New Roman" w:hAnsi="Times New Roman" w:cs="Times New Roman"/>
          <w:sz w:val="24"/>
          <w:szCs w:val="24"/>
        </w:rPr>
      </w:pPr>
      <w:ins w:id="68" w:author="Unknown">
        <w:r w:rsidRPr="00673557">
          <w:rPr>
            <w:rFonts w:ascii="Times New Roman" w:eastAsia="Times New Roman" w:hAnsi="Times New Roman" w:cs="Times New Roman"/>
            <w:sz w:val="24"/>
            <w:szCs w:val="24"/>
          </w:rPr>
          <w:t>D. Them</w:t>
        </w:r>
      </w:ins>
    </w:p>
    <w:p w:rsidR="00673557" w:rsidRPr="00673557" w:rsidRDefault="00673557" w:rsidP="00673557">
      <w:pPr>
        <w:shd w:val="clear" w:color="auto" w:fill="FFFFFF"/>
        <w:spacing w:after="0" w:line="240" w:lineRule="auto"/>
        <w:jc w:val="both"/>
        <w:rPr>
          <w:ins w:id="69" w:author="Unknown"/>
          <w:rFonts w:ascii="Times New Roman" w:eastAsia="Times New Roman" w:hAnsi="Times New Roman" w:cs="Times New Roman"/>
          <w:sz w:val="24"/>
          <w:szCs w:val="24"/>
        </w:rPr>
      </w:pPr>
      <w:ins w:id="70" w:author="Unknown">
        <w:r w:rsidRPr="00673557">
          <w:rPr>
            <w:rFonts w:ascii="Times New Roman" w:eastAsia="Times New Roman" w:hAnsi="Times New Roman" w:cs="Times New Roman"/>
            <w:b/>
            <w:bCs/>
            <w:sz w:val="24"/>
            <w:szCs w:val="24"/>
            <w:bdr w:val="none" w:sz="0" w:space="0" w:color="auto" w:frame="1"/>
          </w:rPr>
          <w:t>Exercise 3: Circle the correct item</w:t>
        </w:r>
      </w:ins>
    </w:p>
    <w:p w:rsidR="00673557" w:rsidRPr="00673557" w:rsidRDefault="00673557" w:rsidP="00673557">
      <w:pPr>
        <w:shd w:val="clear" w:color="auto" w:fill="FFFFFF"/>
        <w:spacing w:after="0" w:line="240" w:lineRule="auto"/>
        <w:jc w:val="both"/>
        <w:rPr>
          <w:ins w:id="71" w:author="Unknown"/>
          <w:rFonts w:ascii="Times New Roman" w:eastAsia="Times New Roman" w:hAnsi="Times New Roman" w:cs="Times New Roman"/>
          <w:sz w:val="24"/>
          <w:szCs w:val="24"/>
        </w:rPr>
      </w:pPr>
      <w:ins w:id="72" w:author="Unknown">
        <w:r w:rsidRPr="00673557">
          <w:rPr>
            <w:rFonts w:ascii="Times New Roman" w:eastAsia="Times New Roman" w:hAnsi="Times New Roman" w:cs="Times New Roman"/>
            <w:sz w:val="24"/>
            <w:szCs w:val="24"/>
          </w:rPr>
          <w:t>1. Linda is </w:t>
        </w:r>
        <w:r w:rsidRPr="00673557">
          <w:rPr>
            <w:rFonts w:ascii="Times New Roman" w:eastAsia="Times New Roman" w:hAnsi="Times New Roman" w:cs="Times New Roman"/>
            <w:b/>
            <w:bCs/>
            <w:sz w:val="24"/>
            <w:szCs w:val="24"/>
            <w:bdr w:val="none" w:sz="0" w:space="0" w:color="auto" w:frame="1"/>
          </w:rPr>
          <w:t>my/ mine</w:t>
        </w:r>
        <w:r w:rsidRPr="00673557">
          <w:rPr>
            <w:rFonts w:ascii="Times New Roman" w:eastAsia="Times New Roman" w:hAnsi="Times New Roman" w:cs="Times New Roman"/>
            <w:sz w:val="24"/>
            <w:szCs w:val="24"/>
          </w:rPr>
          <w:t> sister</w:t>
        </w:r>
      </w:ins>
      <w:r w:rsidR="009926D4">
        <w:rPr>
          <w:rFonts w:ascii="Times New Roman" w:eastAsia="Times New Roman" w:hAnsi="Times New Roman" w:cs="Times New Roman"/>
          <w:sz w:val="24"/>
          <w:szCs w:val="24"/>
        </w:rPr>
        <w:t>-&gt; my</w:t>
      </w:r>
    </w:p>
    <w:p w:rsidR="00673557" w:rsidRPr="00673557" w:rsidRDefault="00673557" w:rsidP="00673557">
      <w:pPr>
        <w:shd w:val="clear" w:color="auto" w:fill="FFFFFF"/>
        <w:spacing w:after="0" w:line="240" w:lineRule="auto"/>
        <w:jc w:val="both"/>
        <w:rPr>
          <w:ins w:id="73" w:author="Unknown"/>
          <w:rFonts w:ascii="Times New Roman" w:eastAsia="Times New Roman" w:hAnsi="Times New Roman" w:cs="Times New Roman"/>
          <w:sz w:val="24"/>
          <w:szCs w:val="24"/>
        </w:rPr>
      </w:pPr>
      <w:ins w:id="74" w:author="Unknown">
        <w:r w:rsidRPr="00673557">
          <w:rPr>
            <w:rFonts w:ascii="Times New Roman" w:eastAsia="Times New Roman" w:hAnsi="Times New Roman" w:cs="Times New Roman"/>
            <w:sz w:val="24"/>
            <w:szCs w:val="24"/>
          </w:rPr>
          <w:t>2. Look at </w:t>
        </w:r>
        <w:r w:rsidRPr="00673557">
          <w:rPr>
            <w:rFonts w:ascii="Times New Roman" w:eastAsia="Times New Roman" w:hAnsi="Times New Roman" w:cs="Times New Roman"/>
            <w:b/>
            <w:bCs/>
            <w:sz w:val="24"/>
            <w:szCs w:val="24"/>
            <w:bdr w:val="none" w:sz="0" w:space="0" w:color="auto" w:frame="1"/>
          </w:rPr>
          <w:t xml:space="preserve">the leaves of the tree/ the tree </w:t>
        </w:r>
        <w:proofErr w:type="gramStart"/>
        <w:r w:rsidRPr="00673557">
          <w:rPr>
            <w:rFonts w:ascii="Times New Roman" w:eastAsia="Times New Roman" w:hAnsi="Times New Roman" w:cs="Times New Roman"/>
            <w:b/>
            <w:bCs/>
            <w:sz w:val="24"/>
            <w:szCs w:val="24"/>
            <w:bdr w:val="none" w:sz="0" w:space="0" w:color="auto" w:frame="1"/>
          </w:rPr>
          <w:t>leaves</w:t>
        </w:r>
      </w:ins>
      <w:r w:rsidR="009926D4">
        <w:rPr>
          <w:rFonts w:ascii="Times New Roman" w:eastAsia="Times New Roman" w:hAnsi="Times New Roman" w:cs="Times New Roman"/>
          <w:b/>
          <w:bCs/>
          <w:sz w:val="24"/>
          <w:szCs w:val="24"/>
          <w:bdr w:val="none" w:sz="0" w:space="0" w:color="auto" w:frame="1"/>
        </w:rPr>
        <w:t xml:space="preserve">  -</w:t>
      </w:r>
      <w:proofErr w:type="gramEnd"/>
      <w:r w:rsidR="009926D4">
        <w:rPr>
          <w:rFonts w:ascii="Times New Roman" w:eastAsia="Times New Roman" w:hAnsi="Times New Roman" w:cs="Times New Roman"/>
          <w:b/>
          <w:bCs/>
          <w:sz w:val="24"/>
          <w:szCs w:val="24"/>
          <w:bdr w:val="none" w:sz="0" w:space="0" w:color="auto" w:frame="1"/>
        </w:rPr>
        <w:t>&gt; the leaves of the tree</w:t>
      </w:r>
    </w:p>
    <w:p w:rsidR="00673557" w:rsidRPr="00673557" w:rsidRDefault="00673557" w:rsidP="00673557">
      <w:pPr>
        <w:shd w:val="clear" w:color="auto" w:fill="FFFFFF"/>
        <w:spacing w:after="0" w:line="240" w:lineRule="auto"/>
        <w:jc w:val="both"/>
        <w:rPr>
          <w:ins w:id="75" w:author="Unknown"/>
          <w:rFonts w:ascii="Times New Roman" w:eastAsia="Times New Roman" w:hAnsi="Times New Roman" w:cs="Times New Roman"/>
          <w:sz w:val="24"/>
          <w:szCs w:val="24"/>
        </w:rPr>
      </w:pPr>
      <w:ins w:id="76" w:author="Unknown">
        <w:r w:rsidRPr="00673557">
          <w:rPr>
            <w:rFonts w:ascii="Times New Roman" w:eastAsia="Times New Roman" w:hAnsi="Times New Roman" w:cs="Times New Roman"/>
            <w:sz w:val="24"/>
            <w:szCs w:val="24"/>
          </w:rPr>
          <w:t xml:space="preserve">3. He is a </w:t>
        </w:r>
        <w:proofErr w:type="gramStart"/>
        <w:r w:rsidRPr="00673557">
          <w:rPr>
            <w:rFonts w:ascii="Times New Roman" w:eastAsia="Times New Roman" w:hAnsi="Times New Roman" w:cs="Times New Roman"/>
            <w:sz w:val="24"/>
            <w:szCs w:val="24"/>
          </w:rPr>
          <w:t>friends</w:t>
        </w:r>
        <w:proofErr w:type="gramEnd"/>
        <w:r w:rsidRPr="00673557">
          <w:rPr>
            <w:rFonts w:ascii="Times New Roman" w:eastAsia="Times New Roman" w:hAnsi="Times New Roman" w:cs="Times New Roman"/>
            <w:sz w:val="24"/>
            <w:szCs w:val="24"/>
          </w:rPr>
          <w:t xml:space="preserve"> of </w:t>
        </w:r>
        <w:r w:rsidRPr="00673557">
          <w:rPr>
            <w:rFonts w:ascii="Times New Roman" w:eastAsia="Times New Roman" w:hAnsi="Times New Roman" w:cs="Times New Roman"/>
            <w:b/>
            <w:bCs/>
            <w:sz w:val="24"/>
            <w:szCs w:val="24"/>
            <w:bdr w:val="none" w:sz="0" w:space="0" w:color="auto" w:frame="1"/>
          </w:rPr>
          <w:t>her/ hers</w:t>
        </w:r>
        <w:r w:rsidRPr="00673557">
          <w:rPr>
            <w:rFonts w:ascii="Times New Roman" w:eastAsia="Times New Roman" w:hAnsi="Times New Roman" w:cs="Times New Roman"/>
            <w:sz w:val="24"/>
            <w:szCs w:val="24"/>
          </w:rPr>
          <w:t>.</w:t>
        </w:r>
      </w:ins>
      <w:r w:rsidR="009926D4">
        <w:rPr>
          <w:rFonts w:ascii="Times New Roman" w:eastAsia="Times New Roman" w:hAnsi="Times New Roman" w:cs="Times New Roman"/>
          <w:sz w:val="24"/>
          <w:szCs w:val="24"/>
        </w:rPr>
        <w:t xml:space="preserve"> -&gt; </w:t>
      </w:r>
      <w:proofErr w:type="gramStart"/>
      <w:r w:rsidR="009926D4">
        <w:rPr>
          <w:rFonts w:ascii="Times New Roman" w:eastAsia="Times New Roman" w:hAnsi="Times New Roman" w:cs="Times New Roman"/>
          <w:sz w:val="24"/>
          <w:szCs w:val="24"/>
        </w:rPr>
        <w:t>hers</w:t>
      </w:r>
      <w:proofErr w:type="gramEnd"/>
    </w:p>
    <w:p w:rsidR="00673557" w:rsidRPr="00673557" w:rsidRDefault="00673557" w:rsidP="00673557">
      <w:pPr>
        <w:shd w:val="clear" w:color="auto" w:fill="FFFFFF"/>
        <w:spacing w:after="0" w:line="240" w:lineRule="auto"/>
        <w:jc w:val="both"/>
        <w:rPr>
          <w:ins w:id="77" w:author="Unknown"/>
          <w:rFonts w:ascii="Times New Roman" w:eastAsia="Times New Roman" w:hAnsi="Times New Roman" w:cs="Times New Roman"/>
          <w:sz w:val="24"/>
          <w:szCs w:val="24"/>
        </w:rPr>
      </w:pPr>
      <w:ins w:id="78" w:author="Unknown">
        <w:r w:rsidRPr="00673557">
          <w:rPr>
            <w:rFonts w:ascii="Times New Roman" w:eastAsia="Times New Roman" w:hAnsi="Times New Roman" w:cs="Times New Roman"/>
            <w:sz w:val="24"/>
            <w:szCs w:val="24"/>
          </w:rPr>
          <w:t>4. That car is </w:t>
        </w:r>
        <w:r w:rsidRPr="00673557">
          <w:rPr>
            <w:rFonts w:ascii="Times New Roman" w:eastAsia="Times New Roman" w:hAnsi="Times New Roman" w:cs="Times New Roman"/>
            <w:b/>
            <w:bCs/>
            <w:sz w:val="24"/>
            <w:szCs w:val="24"/>
            <w:bdr w:val="none" w:sz="0" w:space="0" w:color="auto" w:frame="1"/>
          </w:rPr>
          <w:t>their/ theirs</w:t>
        </w:r>
      </w:ins>
      <w:r w:rsidR="009926D4">
        <w:rPr>
          <w:rFonts w:ascii="Times New Roman" w:eastAsia="Times New Roman" w:hAnsi="Times New Roman" w:cs="Times New Roman"/>
          <w:b/>
          <w:bCs/>
          <w:sz w:val="24"/>
          <w:szCs w:val="24"/>
          <w:bdr w:val="none" w:sz="0" w:space="0" w:color="auto" w:frame="1"/>
        </w:rPr>
        <w:t xml:space="preserve"> -&gt; theirs</w:t>
      </w:r>
    </w:p>
    <w:p w:rsidR="00673557" w:rsidRPr="00673557" w:rsidRDefault="00673557" w:rsidP="00673557">
      <w:pPr>
        <w:shd w:val="clear" w:color="auto" w:fill="FFFFFF"/>
        <w:spacing w:after="0" w:line="240" w:lineRule="auto"/>
        <w:jc w:val="both"/>
        <w:rPr>
          <w:ins w:id="79" w:author="Unknown"/>
          <w:rFonts w:ascii="Times New Roman" w:eastAsia="Times New Roman" w:hAnsi="Times New Roman" w:cs="Times New Roman"/>
          <w:sz w:val="24"/>
          <w:szCs w:val="24"/>
        </w:rPr>
      </w:pPr>
      <w:ins w:id="80" w:author="Unknown">
        <w:r w:rsidRPr="00673557">
          <w:rPr>
            <w:rFonts w:ascii="Times New Roman" w:eastAsia="Times New Roman" w:hAnsi="Times New Roman" w:cs="Times New Roman"/>
            <w:sz w:val="24"/>
            <w:szCs w:val="24"/>
          </w:rPr>
          <w:t>5. These toys are </w:t>
        </w:r>
        <w:r w:rsidRPr="00673557">
          <w:rPr>
            <w:rFonts w:ascii="Times New Roman" w:eastAsia="Times New Roman" w:hAnsi="Times New Roman" w:cs="Times New Roman"/>
            <w:b/>
            <w:bCs/>
            <w:sz w:val="24"/>
            <w:szCs w:val="24"/>
            <w:bdr w:val="none" w:sz="0" w:space="0" w:color="auto" w:frame="1"/>
          </w:rPr>
          <w:t>your/ yours</w:t>
        </w:r>
      </w:ins>
      <w:r w:rsidR="009926D4">
        <w:rPr>
          <w:rFonts w:ascii="Times New Roman" w:eastAsia="Times New Roman" w:hAnsi="Times New Roman" w:cs="Times New Roman"/>
          <w:b/>
          <w:bCs/>
          <w:sz w:val="24"/>
          <w:szCs w:val="24"/>
          <w:bdr w:val="none" w:sz="0" w:space="0" w:color="auto" w:frame="1"/>
        </w:rPr>
        <w:t xml:space="preserve"> -&gt; yours</w:t>
      </w:r>
    </w:p>
    <w:p w:rsidR="00673557" w:rsidRPr="00673557" w:rsidRDefault="00673557" w:rsidP="00673557">
      <w:pPr>
        <w:shd w:val="clear" w:color="auto" w:fill="FFFFFF"/>
        <w:spacing w:after="0" w:line="240" w:lineRule="auto"/>
        <w:jc w:val="both"/>
        <w:rPr>
          <w:ins w:id="81" w:author="Unknown"/>
          <w:rFonts w:ascii="Times New Roman" w:eastAsia="Times New Roman" w:hAnsi="Times New Roman" w:cs="Times New Roman"/>
          <w:sz w:val="24"/>
          <w:szCs w:val="24"/>
        </w:rPr>
      </w:pPr>
      <w:ins w:id="82" w:author="Unknown">
        <w:r w:rsidRPr="00673557">
          <w:rPr>
            <w:rFonts w:ascii="Times New Roman" w:eastAsia="Times New Roman" w:hAnsi="Times New Roman" w:cs="Times New Roman"/>
            <w:b/>
            <w:bCs/>
            <w:sz w:val="24"/>
            <w:szCs w:val="24"/>
            <w:bdr w:val="none" w:sz="0" w:space="0" w:color="auto" w:frame="1"/>
          </w:rPr>
          <w:t>Exercise 4: Read the email. Choose the right words and write them on the lines</w:t>
        </w:r>
      </w:ins>
    </w:p>
    <w:p w:rsidR="00673557" w:rsidRPr="00673557" w:rsidRDefault="00673557" w:rsidP="00673557">
      <w:pPr>
        <w:shd w:val="clear" w:color="auto" w:fill="FFFFFF"/>
        <w:spacing w:after="0" w:line="240" w:lineRule="auto"/>
        <w:jc w:val="both"/>
        <w:rPr>
          <w:ins w:id="83" w:author="Unknown"/>
          <w:rFonts w:ascii="Times New Roman" w:eastAsia="Times New Roman" w:hAnsi="Times New Roman" w:cs="Times New Roman"/>
          <w:sz w:val="24"/>
          <w:szCs w:val="24"/>
        </w:rPr>
      </w:pPr>
      <w:ins w:id="84" w:author="Unknown">
        <w:r w:rsidRPr="00673557">
          <w:rPr>
            <w:rFonts w:ascii="Times New Roman" w:eastAsia="Times New Roman" w:hAnsi="Times New Roman" w:cs="Times New Roman"/>
            <w:sz w:val="24"/>
            <w:szCs w:val="24"/>
          </w:rPr>
          <w:t>Dear Christian,</w:t>
        </w:r>
      </w:ins>
    </w:p>
    <w:p w:rsidR="00673557" w:rsidRPr="00673557" w:rsidRDefault="00673557" w:rsidP="00673557">
      <w:pPr>
        <w:shd w:val="clear" w:color="auto" w:fill="FFFFFF"/>
        <w:spacing w:after="0" w:line="240" w:lineRule="auto"/>
        <w:jc w:val="both"/>
        <w:rPr>
          <w:ins w:id="85" w:author="Unknown"/>
          <w:rFonts w:ascii="Times New Roman" w:eastAsia="Times New Roman" w:hAnsi="Times New Roman" w:cs="Times New Roman"/>
          <w:sz w:val="24"/>
          <w:szCs w:val="24"/>
        </w:rPr>
      </w:pPr>
      <w:ins w:id="86" w:author="Unknown">
        <w:r w:rsidRPr="00673557">
          <w:rPr>
            <w:rFonts w:ascii="Times New Roman" w:eastAsia="Times New Roman" w:hAnsi="Times New Roman" w:cs="Times New Roman"/>
            <w:sz w:val="24"/>
            <w:szCs w:val="24"/>
          </w:rPr>
          <w:t>My name is Emily and I want to be ____</w:t>
        </w:r>
      </w:ins>
      <w:r w:rsidR="002F481D">
        <w:rPr>
          <w:rFonts w:ascii="Times New Roman" w:eastAsia="Times New Roman" w:hAnsi="Times New Roman" w:cs="Times New Roman"/>
          <w:sz w:val="24"/>
          <w:szCs w:val="24"/>
        </w:rPr>
        <w:t>your</w:t>
      </w:r>
      <w:ins w:id="87" w:author="Unknown">
        <w:r w:rsidRPr="00673557">
          <w:rPr>
            <w:rFonts w:ascii="Times New Roman" w:eastAsia="Times New Roman" w:hAnsi="Times New Roman" w:cs="Times New Roman"/>
            <w:sz w:val="24"/>
            <w:szCs w:val="24"/>
          </w:rPr>
          <w:t xml:space="preserve">_ (1) e-pal. I am seven years old and I am from England. My parents are doctors. </w:t>
        </w:r>
        <w:proofErr w:type="gramStart"/>
        <w:r w:rsidRPr="00673557">
          <w:rPr>
            <w:rFonts w:ascii="Times New Roman" w:eastAsia="Times New Roman" w:hAnsi="Times New Roman" w:cs="Times New Roman"/>
            <w:sz w:val="24"/>
            <w:szCs w:val="24"/>
          </w:rPr>
          <w:t>I ___</w:t>
        </w:r>
      </w:ins>
      <w:r w:rsidR="002F481D">
        <w:rPr>
          <w:rFonts w:ascii="Times New Roman" w:eastAsia="Times New Roman" w:hAnsi="Times New Roman" w:cs="Times New Roman"/>
          <w:sz w:val="24"/>
          <w:szCs w:val="24"/>
        </w:rPr>
        <w:t>have</w:t>
      </w:r>
      <w:ins w:id="88" w:author="Unknown">
        <w:r w:rsidRPr="00673557">
          <w:rPr>
            <w:rFonts w:ascii="Times New Roman" w:eastAsia="Times New Roman" w:hAnsi="Times New Roman" w:cs="Times New Roman"/>
            <w:sz w:val="24"/>
            <w:szCs w:val="24"/>
          </w:rPr>
          <w:t>__ (2) two brothers.</w:t>
        </w:r>
        <w:proofErr w:type="gramEnd"/>
        <w:r w:rsidRPr="00673557">
          <w:rPr>
            <w:rFonts w:ascii="Times New Roman" w:eastAsia="Times New Roman" w:hAnsi="Times New Roman" w:cs="Times New Roman"/>
            <w:sz w:val="24"/>
            <w:szCs w:val="24"/>
          </w:rPr>
          <w:t xml:space="preserve"> They are students at the University of London. Have ____</w:t>
        </w:r>
      </w:ins>
      <w:r w:rsidR="002F481D">
        <w:rPr>
          <w:rFonts w:ascii="Times New Roman" w:eastAsia="Times New Roman" w:hAnsi="Times New Roman" w:cs="Times New Roman"/>
          <w:sz w:val="24"/>
          <w:szCs w:val="24"/>
        </w:rPr>
        <w:t>you</w:t>
      </w:r>
      <w:ins w:id="89" w:author="Unknown">
        <w:r w:rsidRPr="00673557">
          <w:rPr>
            <w:rFonts w:ascii="Times New Roman" w:eastAsia="Times New Roman" w:hAnsi="Times New Roman" w:cs="Times New Roman"/>
            <w:sz w:val="24"/>
            <w:szCs w:val="24"/>
          </w:rPr>
          <w:t xml:space="preserve">__ (3) got any brothers or sisters? In my free time, I go to the cinema with my brothers or hang out with my friends. </w:t>
        </w:r>
        <w:proofErr w:type="gramStart"/>
        <w:r w:rsidRPr="00673557">
          <w:rPr>
            <w:rFonts w:ascii="Times New Roman" w:eastAsia="Times New Roman" w:hAnsi="Times New Roman" w:cs="Times New Roman"/>
            <w:sz w:val="24"/>
            <w:szCs w:val="24"/>
          </w:rPr>
          <w:t>My best friend _</w:t>
        </w:r>
      </w:ins>
      <w:r w:rsidR="002F481D">
        <w:rPr>
          <w:rFonts w:ascii="Times New Roman" w:eastAsia="Times New Roman" w:hAnsi="Times New Roman" w:cs="Times New Roman"/>
          <w:sz w:val="24"/>
          <w:szCs w:val="24"/>
        </w:rPr>
        <w:t>is</w:t>
      </w:r>
      <w:ins w:id="90" w:author="Unknown">
        <w:r w:rsidRPr="00673557">
          <w:rPr>
            <w:rFonts w:ascii="Times New Roman" w:eastAsia="Times New Roman" w:hAnsi="Times New Roman" w:cs="Times New Roman"/>
            <w:sz w:val="24"/>
            <w:szCs w:val="24"/>
          </w:rPr>
          <w:t>____ (4) Selma.</w:t>
        </w:r>
        <w:proofErr w:type="gramEnd"/>
        <w:r w:rsidRPr="00673557">
          <w:rPr>
            <w:rFonts w:ascii="Times New Roman" w:eastAsia="Times New Roman" w:hAnsi="Times New Roman" w:cs="Times New Roman"/>
            <w:sz w:val="24"/>
            <w:szCs w:val="24"/>
          </w:rPr>
          <w:t xml:space="preserve"> </w:t>
        </w:r>
        <w:r w:rsidRPr="00673557">
          <w:rPr>
            <w:rFonts w:ascii="Times New Roman" w:eastAsia="Times New Roman" w:hAnsi="Times New Roman" w:cs="Times New Roman"/>
            <w:sz w:val="24"/>
            <w:szCs w:val="24"/>
          </w:rPr>
          <w:lastRenderedPageBreak/>
          <w:t>____</w:t>
        </w:r>
      </w:ins>
      <w:r w:rsidR="002F481D">
        <w:rPr>
          <w:rFonts w:ascii="Times New Roman" w:eastAsia="Times New Roman" w:hAnsi="Times New Roman" w:cs="Times New Roman"/>
          <w:sz w:val="24"/>
          <w:szCs w:val="24"/>
        </w:rPr>
        <w:t>my</w:t>
      </w:r>
      <w:ins w:id="91" w:author="Unknown">
        <w:r w:rsidRPr="00673557">
          <w:rPr>
            <w:rFonts w:ascii="Times New Roman" w:eastAsia="Times New Roman" w:hAnsi="Times New Roman" w:cs="Times New Roman"/>
            <w:sz w:val="24"/>
            <w:szCs w:val="24"/>
          </w:rPr>
          <w:t>___ (5) mother is from India and her father is from Germany. Please write soon and tell ___</w:t>
        </w:r>
      </w:ins>
      <w:r w:rsidR="002F481D">
        <w:rPr>
          <w:rFonts w:ascii="Times New Roman" w:eastAsia="Times New Roman" w:hAnsi="Times New Roman" w:cs="Times New Roman"/>
          <w:sz w:val="24"/>
          <w:szCs w:val="24"/>
        </w:rPr>
        <w:t>me</w:t>
      </w:r>
      <w:ins w:id="92" w:author="Unknown">
        <w:r w:rsidRPr="00673557">
          <w:rPr>
            <w:rFonts w:ascii="Times New Roman" w:eastAsia="Times New Roman" w:hAnsi="Times New Roman" w:cs="Times New Roman"/>
            <w:sz w:val="24"/>
            <w:szCs w:val="24"/>
          </w:rPr>
          <w:t>__ (6) all about you family and friends.</w:t>
        </w:r>
      </w:ins>
    </w:p>
    <w:p w:rsidR="00673557" w:rsidRPr="00673557" w:rsidRDefault="00673557" w:rsidP="00673557">
      <w:pPr>
        <w:shd w:val="clear" w:color="auto" w:fill="FFFFFF"/>
        <w:spacing w:after="0" w:line="240" w:lineRule="auto"/>
        <w:jc w:val="both"/>
        <w:rPr>
          <w:ins w:id="93" w:author="Unknown"/>
          <w:rFonts w:ascii="Times New Roman" w:eastAsia="Times New Roman" w:hAnsi="Times New Roman" w:cs="Times New Roman"/>
          <w:sz w:val="24"/>
          <w:szCs w:val="24"/>
        </w:rPr>
      </w:pPr>
      <w:ins w:id="94" w:author="Unknown">
        <w:r w:rsidRPr="00673557">
          <w:rPr>
            <w:rFonts w:ascii="Times New Roman" w:eastAsia="Times New Roman" w:hAnsi="Times New Roman" w:cs="Times New Roman"/>
            <w:sz w:val="24"/>
            <w:szCs w:val="24"/>
          </w:rPr>
          <w:t>Best wishes,</w:t>
        </w:r>
      </w:ins>
    </w:p>
    <w:p w:rsidR="00673557" w:rsidRPr="00673557" w:rsidRDefault="00673557" w:rsidP="00673557">
      <w:pPr>
        <w:shd w:val="clear" w:color="auto" w:fill="FFFFFF"/>
        <w:spacing w:after="0" w:line="240" w:lineRule="auto"/>
        <w:jc w:val="both"/>
        <w:rPr>
          <w:ins w:id="95" w:author="Unknown"/>
          <w:rFonts w:ascii="Times New Roman" w:eastAsia="Times New Roman" w:hAnsi="Times New Roman" w:cs="Times New Roman"/>
          <w:sz w:val="24"/>
          <w:szCs w:val="24"/>
        </w:rPr>
      </w:pPr>
      <w:ins w:id="96" w:author="Unknown">
        <w:r w:rsidRPr="00673557">
          <w:rPr>
            <w:rFonts w:ascii="Times New Roman" w:eastAsia="Times New Roman" w:hAnsi="Times New Roman" w:cs="Times New Roman"/>
            <w:sz w:val="24"/>
            <w:szCs w:val="24"/>
          </w:rPr>
          <w:t>Emily</w:t>
        </w:r>
      </w:ins>
    </w:p>
    <w:tbl>
      <w:tblPr>
        <w:tblW w:w="10410" w:type="dxa"/>
        <w:shd w:val="clear" w:color="auto" w:fill="FFFFFF"/>
        <w:tblCellMar>
          <w:left w:w="0" w:type="dxa"/>
          <w:right w:w="0" w:type="dxa"/>
        </w:tblCellMar>
        <w:tblLook w:val="04A0" w:firstRow="1" w:lastRow="0" w:firstColumn="1" w:lastColumn="0" w:noHBand="0" w:noVBand="1"/>
      </w:tblPr>
      <w:tblGrid>
        <w:gridCol w:w="3465"/>
        <w:gridCol w:w="3464"/>
        <w:gridCol w:w="3481"/>
      </w:tblGrid>
      <w:tr w:rsidR="00673557" w:rsidRPr="00673557" w:rsidTr="00673557">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1. A. yours</w:t>
            </w:r>
          </w:p>
        </w:tc>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B. your</w:t>
            </w:r>
          </w:p>
        </w:tc>
        <w:tc>
          <w:tcPr>
            <w:tcW w:w="33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C. you</w:t>
            </w:r>
          </w:p>
        </w:tc>
      </w:tr>
      <w:tr w:rsidR="00673557" w:rsidRPr="00673557" w:rsidTr="00673557">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2. A. be</w:t>
            </w:r>
          </w:p>
        </w:tc>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B. can</w:t>
            </w:r>
          </w:p>
        </w:tc>
        <w:tc>
          <w:tcPr>
            <w:tcW w:w="33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C. have got</w:t>
            </w:r>
          </w:p>
        </w:tc>
      </w:tr>
      <w:tr w:rsidR="00673557" w:rsidRPr="00673557" w:rsidTr="00673557">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3. A. you</w:t>
            </w:r>
          </w:p>
        </w:tc>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B. your</w:t>
            </w:r>
          </w:p>
        </w:tc>
        <w:tc>
          <w:tcPr>
            <w:tcW w:w="33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C. yours</w:t>
            </w:r>
          </w:p>
        </w:tc>
      </w:tr>
      <w:tr w:rsidR="00673557" w:rsidRPr="00673557" w:rsidTr="00673557">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4. A. am</w:t>
            </w:r>
          </w:p>
        </w:tc>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B. is</w:t>
            </w:r>
          </w:p>
        </w:tc>
        <w:tc>
          <w:tcPr>
            <w:tcW w:w="33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C. are</w:t>
            </w:r>
          </w:p>
        </w:tc>
      </w:tr>
      <w:tr w:rsidR="00673557" w:rsidRPr="00673557" w:rsidTr="00673557">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5. A. She</w:t>
            </w:r>
          </w:p>
        </w:tc>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B. Hers</w:t>
            </w:r>
          </w:p>
        </w:tc>
        <w:tc>
          <w:tcPr>
            <w:tcW w:w="33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C. Her</w:t>
            </w:r>
          </w:p>
        </w:tc>
      </w:tr>
      <w:tr w:rsidR="00673557" w:rsidRPr="00673557" w:rsidTr="00673557">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6. A. I</w:t>
            </w:r>
          </w:p>
        </w:tc>
        <w:tc>
          <w:tcPr>
            <w:tcW w:w="332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B. me</w:t>
            </w:r>
          </w:p>
        </w:tc>
        <w:tc>
          <w:tcPr>
            <w:tcW w:w="3341"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C. my</w:t>
            </w:r>
          </w:p>
        </w:tc>
      </w:tr>
    </w:tbl>
    <w:p w:rsidR="00673557" w:rsidRPr="00673557" w:rsidRDefault="00673557" w:rsidP="00673557">
      <w:pPr>
        <w:shd w:val="clear" w:color="auto" w:fill="FFFFFF"/>
        <w:spacing w:after="0" w:line="240" w:lineRule="auto"/>
        <w:jc w:val="both"/>
        <w:rPr>
          <w:ins w:id="97" w:author="Unknown"/>
          <w:rFonts w:ascii="Times New Roman" w:eastAsia="Times New Roman" w:hAnsi="Times New Roman" w:cs="Times New Roman"/>
          <w:sz w:val="24"/>
          <w:szCs w:val="24"/>
        </w:rPr>
      </w:pPr>
      <w:ins w:id="98" w:author="Unknown">
        <w:r w:rsidRPr="00673557">
          <w:rPr>
            <w:rFonts w:ascii="Times New Roman" w:eastAsia="Times New Roman" w:hAnsi="Times New Roman" w:cs="Times New Roman"/>
            <w:b/>
            <w:bCs/>
            <w:sz w:val="24"/>
            <w:szCs w:val="24"/>
            <w:bdr w:val="none" w:sz="0" w:space="0" w:color="auto" w:frame="1"/>
          </w:rPr>
          <w:t>Exercise 5: Choose the correct answer</w:t>
        </w:r>
      </w:ins>
    </w:p>
    <w:p w:rsidR="00673557" w:rsidRPr="00673557" w:rsidRDefault="00673557" w:rsidP="00673557">
      <w:pPr>
        <w:shd w:val="clear" w:color="auto" w:fill="FFFFFF"/>
        <w:spacing w:after="0" w:line="240" w:lineRule="auto"/>
        <w:jc w:val="both"/>
        <w:rPr>
          <w:ins w:id="99" w:author="Unknown"/>
          <w:rFonts w:ascii="Times New Roman" w:eastAsia="Times New Roman" w:hAnsi="Times New Roman" w:cs="Times New Roman"/>
          <w:sz w:val="24"/>
          <w:szCs w:val="24"/>
        </w:rPr>
      </w:pPr>
      <w:ins w:id="100" w:author="Unknown">
        <w:r w:rsidRPr="00673557">
          <w:rPr>
            <w:rFonts w:ascii="Times New Roman" w:eastAsia="Times New Roman" w:hAnsi="Times New Roman" w:cs="Times New Roman"/>
            <w:sz w:val="24"/>
            <w:szCs w:val="24"/>
          </w:rPr>
          <w:t>1. These toys are _______.</w:t>
        </w:r>
      </w:ins>
    </w:p>
    <w:p w:rsidR="00673557" w:rsidRPr="00673557" w:rsidRDefault="00673557" w:rsidP="00673557">
      <w:pPr>
        <w:shd w:val="clear" w:color="auto" w:fill="FFFFFF"/>
        <w:spacing w:after="0" w:line="240" w:lineRule="auto"/>
        <w:jc w:val="both"/>
        <w:rPr>
          <w:ins w:id="101" w:author="Unknown"/>
          <w:rFonts w:ascii="Times New Roman" w:eastAsia="Times New Roman" w:hAnsi="Times New Roman" w:cs="Times New Roman"/>
          <w:sz w:val="24"/>
          <w:szCs w:val="24"/>
        </w:rPr>
      </w:pPr>
      <w:ins w:id="102" w:author="Unknown">
        <w:r w:rsidRPr="00673557">
          <w:rPr>
            <w:rFonts w:ascii="Times New Roman" w:eastAsia="Times New Roman" w:hAnsi="Times New Roman" w:cs="Times New Roman"/>
            <w:sz w:val="24"/>
            <w:szCs w:val="24"/>
          </w:rPr>
          <w:t>A. you</w:t>
        </w:r>
      </w:ins>
    </w:p>
    <w:p w:rsidR="00673557" w:rsidRPr="00673557" w:rsidRDefault="00673557" w:rsidP="00673557">
      <w:pPr>
        <w:shd w:val="clear" w:color="auto" w:fill="FFFFFF"/>
        <w:spacing w:after="0" w:line="240" w:lineRule="auto"/>
        <w:jc w:val="both"/>
        <w:rPr>
          <w:ins w:id="103" w:author="Unknown"/>
          <w:rFonts w:ascii="Times New Roman" w:eastAsia="Times New Roman" w:hAnsi="Times New Roman" w:cs="Times New Roman"/>
          <w:sz w:val="24"/>
          <w:szCs w:val="24"/>
        </w:rPr>
      </w:pPr>
      <w:ins w:id="104" w:author="Unknown">
        <w:r w:rsidRPr="00673557">
          <w:rPr>
            <w:rFonts w:ascii="Times New Roman" w:eastAsia="Times New Roman" w:hAnsi="Times New Roman" w:cs="Times New Roman"/>
            <w:sz w:val="24"/>
            <w:szCs w:val="24"/>
          </w:rPr>
          <w:t>B. your</w:t>
        </w:r>
      </w:ins>
    </w:p>
    <w:p w:rsidR="00673557" w:rsidRPr="002F481D" w:rsidRDefault="00673557" w:rsidP="00673557">
      <w:pPr>
        <w:shd w:val="clear" w:color="auto" w:fill="FFFFFF"/>
        <w:spacing w:after="0" w:line="240" w:lineRule="auto"/>
        <w:jc w:val="both"/>
        <w:rPr>
          <w:ins w:id="105" w:author="Unknown"/>
          <w:rFonts w:ascii="Times New Roman" w:eastAsia="Times New Roman" w:hAnsi="Times New Roman" w:cs="Times New Roman"/>
          <w:color w:val="92CDDC" w:themeColor="accent5" w:themeTint="99"/>
          <w:sz w:val="24"/>
          <w:szCs w:val="24"/>
        </w:rPr>
      </w:pPr>
      <w:ins w:id="106" w:author="Unknown">
        <w:r w:rsidRPr="002F481D">
          <w:rPr>
            <w:rFonts w:ascii="Times New Roman" w:eastAsia="Times New Roman" w:hAnsi="Times New Roman" w:cs="Times New Roman"/>
            <w:color w:val="92CDDC" w:themeColor="accent5" w:themeTint="99"/>
            <w:sz w:val="24"/>
            <w:szCs w:val="24"/>
          </w:rPr>
          <w:t>C. yours</w:t>
        </w:r>
      </w:ins>
    </w:p>
    <w:p w:rsidR="00673557" w:rsidRPr="00673557" w:rsidRDefault="00673557" w:rsidP="00673557">
      <w:pPr>
        <w:shd w:val="clear" w:color="auto" w:fill="FFFFFF"/>
        <w:spacing w:after="0" w:line="240" w:lineRule="auto"/>
        <w:jc w:val="both"/>
        <w:rPr>
          <w:ins w:id="107" w:author="Unknown"/>
          <w:rFonts w:ascii="Times New Roman" w:eastAsia="Times New Roman" w:hAnsi="Times New Roman" w:cs="Times New Roman"/>
          <w:sz w:val="24"/>
          <w:szCs w:val="24"/>
        </w:rPr>
      </w:pPr>
      <w:ins w:id="108" w:author="Unknown">
        <w:r w:rsidRPr="00673557">
          <w:rPr>
            <w:rFonts w:ascii="Times New Roman" w:eastAsia="Times New Roman" w:hAnsi="Times New Roman" w:cs="Times New Roman"/>
            <w:sz w:val="24"/>
            <w:szCs w:val="24"/>
          </w:rPr>
          <w:t>2. I love ______ grandparents.</w:t>
        </w:r>
      </w:ins>
    </w:p>
    <w:p w:rsidR="00673557" w:rsidRPr="00673557" w:rsidRDefault="00673557" w:rsidP="00673557">
      <w:pPr>
        <w:shd w:val="clear" w:color="auto" w:fill="FFFFFF"/>
        <w:spacing w:after="0" w:line="240" w:lineRule="auto"/>
        <w:jc w:val="both"/>
        <w:rPr>
          <w:ins w:id="109" w:author="Unknown"/>
          <w:rFonts w:ascii="Times New Roman" w:eastAsia="Times New Roman" w:hAnsi="Times New Roman" w:cs="Times New Roman"/>
          <w:sz w:val="24"/>
          <w:szCs w:val="24"/>
        </w:rPr>
      </w:pPr>
      <w:ins w:id="110" w:author="Unknown">
        <w:r w:rsidRPr="00673557">
          <w:rPr>
            <w:rFonts w:ascii="Times New Roman" w:eastAsia="Times New Roman" w:hAnsi="Times New Roman" w:cs="Times New Roman"/>
            <w:sz w:val="24"/>
            <w:szCs w:val="24"/>
          </w:rPr>
          <w:t>A. mine</w:t>
        </w:r>
      </w:ins>
    </w:p>
    <w:p w:rsidR="00673557" w:rsidRPr="00673557" w:rsidRDefault="00673557" w:rsidP="00673557">
      <w:pPr>
        <w:shd w:val="clear" w:color="auto" w:fill="FFFFFF"/>
        <w:spacing w:after="0" w:line="240" w:lineRule="auto"/>
        <w:jc w:val="both"/>
        <w:rPr>
          <w:ins w:id="111" w:author="Unknown"/>
          <w:rFonts w:ascii="Times New Roman" w:eastAsia="Times New Roman" w:hAnsi="Times New Roman" w:cs="Times New Roman"/>
          <w:sz w:val="24"/>
          <w:szCs w:val="24"/>
        </w:rPr>
      </w:pPr>
      <w:ins w:id="112" w:author="Unknown">
        <w:r w:rsidRPr="00673557">
          <w:rPr>
            <w:rFonts w:ascii="Times New Roman" w:eastAsia="Times New Roman" w:hAnsi="Times New Roman" w:cs="Times New Roman"/>
            <w:sz w:val="24"/>
            <w:szCs w:val="24"/>
          </w:rPr>
          <w:t>B. me</w:t>
        </w:r>
      </w:ins>
    </w:p>
    <w:p w:rsidR="00673557" w:rsidRPr="00673557" w:rsidRDefault="00673557" w:rsidP="00673557">
      <w:pPr>
        <w:shd w:val="clear" w:color="auto" w:fill="FFFFFF"/>
        <w:spacing w:after="0" w:line="240" w:lineRule="auto"/>
        <w:jc w:val="both"/>
        <w:rPr>
          <w:ins w:id="113" w:author="Unknown"/>
          <w:rFonts w:ascii="Times New Roman" w:eastAsia="Times New Roman" w:hAnsi="Times New Roman" w:cs="Times New Roman"/>
          <w:sz w:val="24"/>
          <w:szCs w:val="24"/>
        </w:rPr>
      </w:pPr>
      <w:ins w:id="114" w:author="Unknown">
        <w:r w:rsidRPr="002F481D">
          <w:rPr>
            <w:rFonts w:ascii="Times New Roman" w:eastAsia="Times New Roman" w:hAnsi="Times New Roman" w:cs="Times New Roman"/>
            <w:color w:val="92CDDC" w:themeColor="accent5" w:themeTint="99"/>
            <w:sz w:val="24"/>
            <w:szCs w:val="24"/>
          </w:rPr>
          <w:t>C. my</w:t>
        </w:r>
      </w:ins>
    </w:p>
    <w:p w:rsidR="00673557" w:rsidRPr="00673557" w:rsidRDefault="00673557" w:rsidP="00673557">
      <w:pPr>
        <w:shd w:val="clear" w:color="auto" w:fill="FFFFFF"/>
        <w:spacing w:after="0" w:line="240" w:lineRule="auto"/>
        <w:jc w:val="both"/>
        <w:rPr>
          <w:ins w:id="115" w:author="Unknown"/>
          <w:rFonts w:ascii="Times New Roman" w:eastAsia="Times New Roman" w:hAnsi="Times New Roman" w:cs="Times New Roman"/>
          <w:sz w:val="24"/>
          <w:szCs w:val="24"/>
        </w:rPr>
      </w:pPr>
      <w:ins w:id="116" w:author="Unknown">
        <w:r w:rsidRPr="00673557">
          <w:rPr>
            <w:rFonts w:ascii="Times New Roman" w:eastAsia="Times New Roman" w:hAnsi="Times New Roman" w:cs="Times New Roman"/>
            <w:sz w:val="24"/>
            <w:szCs w:val="24"/>
          </w:rPr>
          <w:t>3. _____ children are young.</w:t>
        </w:r>
      </w:ins>
    </w:p>
    <w:p w:rsidR="00673557" w:rsidRPr="00673557" w:rsidRDefault="00673557" w:rsidP="00673557">
      <w:pPr>
        <w:shd w:val="clear" w:color="auto" w:fill="FFFFFF"/>
        <w:spacing w:after="0" w:line="240" w:lineRule="auto"/>
        <w:jc w:val="both"/>
        <w:rPr>
          <w:ins w:id="117" w:author="Unknown"/>
          <w:rFonts w:ascii="Times New Roman" w:eastAsia="Times New Roman" w:hAnsi="Times New Roman" w:cs="Times New Roman"/>
          <w:sz w:val="24"/>
          <w:szCs w:val="24"/>
        </w:rPr>
      </w:pPr>
      <w:ins w:id="118" w:author="Unknown">
        <w:r w:rsidRPr="00673557">
          <w:rPr>
            <w:rFonts w:ascii="Times New Roman" w:eastAsia="Times New Roman" w:hAnsi="Times New Roman" w:cs="Times New Roman"/>
            <w:sz w:val="24"/>
            <w:szCs w:val="24"/>
          </w:rPr>
          <w:t>A. They’re</w:t>
        </w:r>
      </w:ins>
    </w:p>
    <w:p w:rsidR="00673557" w:rsidRPr="00673557" w:rsidRDefault="00673557" w:rsidP="00673557">
      <w:pPr>
        <w:shd w:val="clear" w:color="auto" w:fill="FFFFFF"/>
        <w:spacing w:after="0" w:line="240" w:lineRule="auto"/>
        <w:jc w:val="both"/>
        <w:rPr>
          <w:ins w:id="119" w:author="Unknown"/>
          <w:rFonts w:ascii="Times New Roman" w:eastAsia="Times New Roman" w:hAnsi="Times New Roman" w:cs="Times New Roman"/>
          <w:sz w:val="24"/>
          <w:szCs w:val="24"/>
        </w:rPr>
      </w:pPr>
      <w:ins w:id="120" w:author="Unknown">
        <w:r w:rsidRPr="00673557">
          <w:rPr>
            <w:rFonts w:ascii="Times New Roman" w:eastAsia="Times New Roman" w:hAnsi="Times New Roman" w:cs="Times New Roman"/>
            <w:sz w:val="24"/>
            <w:szCs w:val="24"/>
          </w:rPr>
          <w:t>B. They</w:t>
        </w:r>
      </w:ins>
    </w:p>
    <w:p w:rsidR="00673557" w:rsidRPr="002F481D" w:rsidRDefault="00673557" w:rsidP="00673557">
      <w:pPr>
        <w:shd w:val="clear" w:color="auto" w:fill="FFFFFF"/>
        <w:spacing w:after="0" w:line="240" w:lineRule="auto"/>
        <w:jc w:val="both"/>
        <w:rPr>
          <w:ins w:id="121" w:author="Unknown"/>
          <w:rFonts w:ascii="Times New Roman" w:eastAsia="Times New Roman" w:hAnsi="Times New Roman" w:cs="Times New Roman"/>
          <w:color w:val="92CDDC" w:themeColor="accent5" w:themeTint="99"/>
          <w:sz w:val="24"/>
          <w:szCs w:val="24"/>
        </w:rPr>
      </w:pPr>
      <w:ins w:id="122" w:author="Unknown">
        <w:r w:rsidRPr="002F481D">
          <w:rPr>
            <w:rFonts w:ascii="Times New Roman" w:eastAsia="Times New Roman" w:hAnsi="Times New Roman" w:cs="Times New Roman"/>
            <w:color w:val="92CDDC" w:themeColor="accent5" w:themeTint="99"/>
            <w:sz w:val="24"/>
            <w:szCs w:val="24"/>
          </w:rPr>
          <w:t>C. Their</w:t>
        </w:r>
      </w:ins>
    </w:p>
    <w:p w:rsidR="00673557" w:rsidRPr="00673557" w:rsidRDefault="00673557" w:rsidP="00673557">
      <w:pPr>
        <w:shd w:val="clear" w:color="auto" w:fill="FFFFFF"/>
        <w:spacing w:after="0" w:line="240" w:lineRule="auto"/>
        <w:jc w:val="both"/>
        <w:rPr>
          <w:ins w:id="123" w:author="Unknown"/>
          <w:rFonts w:ascii="Times New Roman" w:eastAsia="Times New Roman" w:hAnsi="Times New Roman" w:cs="Times New Roman"/>
          <w:sz w:val="24"/>
          <w:szCs w:val="24"/>
        </w:rPr>
      </w:pPr>
      <w:ins w:id="124" w:author="Unknown">
        <w:r w:rsidRPr="00673557">
          <w:rPr>
            <w:rFonts w:ascii="Times New Roman" w:eastAsia="Times New Roman" w:hAnsi="Times New Roman" w:cs="Times New Roman"/>
            <w:sz w:val="24"/>
            <w:szCs w:val="24"/>
          </w:rPr>
          <w:t>4. That CD is _____.</w:t>
        </w:r>
      </w:ins>
    </w:p>
    <w:p w:rsidR="00673557" w:rsidRPr="002F481D" w:rsidRDefault="00673557" w:rsidP="00673557">
      <w:pPr>
        <w:shd w:val="clear" w:color="auto" w:fill="FFFFFF"/>
        <w:spacing w:after="0" w:line="240" w:lineRule="auto"/>
        <w:jc w:val="both"/>
        <w:rPr>
          <w:ins w:id="125" w:author="Unknown"/>
          <w:rFonts w:ascii="Times New Roman" w:eastAsia="Times New Roman" w:hAnsi="Times New Roman" w:cs="Times New Roman"/>
          <w:color w:val="92CDDC" w:themeColor="accent5" w:themeTint="99"/>
          <w:sz w:val="24"/>
          <w:szCs w:val="24"/>
        </w:rPr>
      </w:pPr>
      <w:ins w:id="126" w:author="Unknown">
        <w:r w:rsidRPr="002F481D">
          <w:rPr>
            <w:rFonts w:ascii="Times New Roman" w:eastAsia="Times New Roman" w:hAnsi="Times New Roman" w:cs="Times New Roman"/>
            <w:color w:val="92CDDC" w:themeColor="accent5" w:themeTint="99"/>
            <w:sz w:val="24"/>
            <w:szCs w:val="24"/>
          </w:rPr>
          <w:t>A. mine</w:t>
        </w:r>
      </w:ins>
    </w:p>
    <w:p w:rsidR="00673557" w:rsidRPr="00673557" w:rsidRDefault="00673557" w:rsidP="00673557">
      <w:pPr>
        <w:shd w:val="clear" w:color="auto" w:fill="FFFFFF"/>
        <w:spacing w:after="0" w:line="240" w:lineRule="auto"/>
        <w:jc w:val="both"/>
        <w:rPr>
          <w:ins w:id="127" w:author="Unknown"/>
          <w:rFonts w:ascii="Times New Roman" w:eastAsia="Times New Roman" w:hAnsi="Times New Roman" w:cs="Times New Roman"/>
          <w:sz w:val="24"/>
          <w:szCs w:val="24"/>
        </w:rPr>
      </w:pPr>
      <w:ins w:id="128" w:author="Unknown">
        <w:r w:rsidRPr="00673557">
          <w:rPr>
            <w:rFonts w:ascii="Times New Roman" w:eastAsia="Times New Roman" w:hAnsi="Times New Roman" w:cs="Times New Roman"/>
            <w:sz w:val="24"/>
            <w:szCs w:val="24"/>
          </w:rPr>
          <w:t>B. my</w:t>
        </w:r>
      </w:ins>
    </w:p>
    <w:p w:rsidR="00673557" w:rsidRPr="00673557" w:rsidRDefault="00673557" w:rsidP="00673557">
      <w:pPr>
        <w:shd w:val="clear" w:color="auto" w:fill="FFFFFF"/>
        <w:spacing w:after="0" w:line="240" w:lineRule="auto"/>
        <w:jc w:val="both"/>
        <w:rPr>
          <w:ins w:id="129" w:author="Unknown"/>
          <w:rFonts w:ascii="Times New Roman" w:eastAsia="Times New Roman" w:hAnsi="Times New Roman" w:cs="Times New Roman"/>
          <w:sz w:val="24"/>
          <w:szCs w:val="24"/>
        </w:rPr>
      </w:pPr>
      <w:ins w:id="130" w:author="Unknown">
        <w:r w:rsidRPr="00673557">
          <w:rPr>
            <w:rFonts w:ascii="Times New Roman" w:eastAsia="Times New Roman" w:hAnsi="Times New Roman" w:cs="Times New Roman"/>
            <w:sz w:val="24"/>
            <w:szCs w:val="24"/>
          </w:rPr>
          <w:t>C. me</w:t>
        </w:r>
      </w:ins>
    </w:p>
    <w:p w:rsidR="00673557" w:rsidRPr="00673557" w:rsidRDefault="00673557" w:rsidP="00673557">
      <w:pPr>
        <w:shd w:val="clear" w:color="auto" w:fill="FFFFFF"/>
        <w:spacing w:after="0" w:line="240" w:lineRule="auto"/>
        <w:jc w:val="both"/>
        <w:rPr>
          <w:ins w:id="131" w:author="Unknown"/>
          <w:rFonts w:ascii="Times New Roman" w:eastAsia="Times New Roman" w:hAnsi="Times New Roman" w:cs="Times New Roman"/>
          <w:sz w:val="24"/>
          <w:szCs w:val="24"/>
        </w:rPr>
      </w:pPr>
      <w:ins w:id="132" w:author="Unknown">
        <w:r w:rsidRPr="00673557">
          <w:rPr>
            <w:rFonts w:ascii="Times New Roman" w:eastAsia="Times New Roman" w:hAnsi="Times New Roman" w:cs="Times New Roman"/>
            <w:sz w:val="24"/>
            <w:szCs w:val="24"/>
          </w:rPr>
          <w:t>5. These clothes aren’t ______.</w:t>
        </w:r>
      </w:ins>
    </w:p>
    <w:p w:rsidR="00673557" w:rsidRPr="00673557" w:rsidRDefault="00673557" w:rsidP="00673557">
      <w:pPr>
        <w:shd w:val="clear" w:color="auto" w:fill="FFFFFF"/>
        <w:spacing w:after="0" w:line="240" w:lineRule="auto"/>
        <w:jc w:val="both"/>
        <w:rPr>
          <w:ins w:id="133" w:author="Unknown"/>
          <w:rFonts w:ascii="Times New Roman" w:eastAsia="Times New Roman" w:hAnsi="Times New Roman" w:cs="Times New Roman"/>
          <w:sz w:val="24"/>
          <w:szCs w:val="24"/>
        </w:rPr>
      </w:pPr>
      <w:ins w:id="134" w:author="Unknown">
        <w:r w:rsidRPr="00673557">
          <w:rPr>
            <w:rFonts w:ascii="Times New Roman" w:eastAsia="Times New Roman" w:hAnsi="Times New Roman" w:cs="Times New Roman"/>
            <w:sz w:val="24"/>
            <w:szCs w:val="24"/>
          </w:rPr>
          <w:t>A. our</w:t>
        </w:r>
      </w:ins>
    </w:p>
    <w:p w:rsidR="00673557" w:rsidRPr="002F481D" w:rsidRDefault="00673557" w:rsidP="00673557">
      <w:pPr>
        <w:shd w:val="clear" w:color="auto" w:fill="FFFFFF"/>
        <w:spacing w:after="0" w:line="240" w:lineRule="auto"/>
        <w:jc w:val="both"/>
        <w:rPr>
          <w:ins w:id="135" w:author="Unknown"/>
          <w:rFonts w:ascii="Times New Roman" w:eastAsia="Times New Roman" w:hAnsi="Times New Roman" w:cs="Times New Roman"/>
          <w:color w:val="92CDDC" w:themeColor="accent5" w:themeTint="99"/>
          <w:sz w:val="24"/>
          <w:szCs w:val="24"/>
        </w:rPr>
      </w:pPr>
      <w:ins w:id="136" w:author="Unknown">
        <w:r w:rsidRPr="002F481D">
          <w:rPr>
            <w:rFonts w:ascii="Times New Roman" w:eastAsia="Times New Roman" w:hAnsi="Times New Roman" w:cs="Times New Roman"/>
            <w:color w:val="92CDDC" w:themeColor="accent5" w:themeTint="99"/>
            <w:sz w:val="24"/>
            <w:szCs w:val="24"/>
          </w:rPr>
          <w:t>B. ours</w:t>
        </w:r>
      </w:ins>
    </w:p>
    <w:p w:rsidR="00673557" w:rsidRPr="00673557" w:rsidRDefault="00673557" w:rsidP="00673557">
      <w:pPr>
        <w:shd w:val="clear" w:color="auto" w:fill="FFFFFF"/>
        <w:spacing w:after="0" w:line="240" w:lineRule="auto"/>
        <w:jc w:val="both"/>
        <w:rPr>
          <w:ins w:id="137" w:author="Unknown"/>
          <w:rFonts w:ascii="Times New Roman" w:eastAsia="Times New Roman" w:hAnsi="Times New Roman" w:cs="Times New Roman"/>
          <w:sz w:val="24"/>
          <w:szCs w:val="24"/>
        </w:rPr>
      </w:pPr>
      <w:ins w:id="138" w:author="Unknown">
        <w:r w:rsidRPr="00673557">
          <w:rPr>
            <w:rFonts w:ascii="Times New Roman" w:eastAsia="Times New Roman" w:hAnsi="Times New Roman" w:cs="Times New Roman"/>
            <w:sz w:val="24"/>
            <w:szCs w:val="24"/>
          </w:rPr>
          <w:t>C. we</w:t>
        </w:r>
      </w:ins>
    </w:p>
    <w:p w:rsidR="00673557" w:rsidRPr="00673557" w:rsidRDefault="00673557" w:rsidP="00673557">
      <w:pPr>
        <w:shd w:val="clear" w:color="auto" w:fill="FFFFFF"/>
        <w:spacing w:after="0" w:line="240" w:lineRule="auto"/>
        <w:rPr>
          <w:ins w:id="139" w:author="Unknown"/>
          <w:rFonts w:ascii="Times New Roman" w:eastAsia="Times New Roman" w:hAnsi="Times New Roman" w:cs="Times New Roman"/>
          <w:sz w:val="24"/>
          <w:szCs w:val="24"/>
        </w:rPr>
      </w:pPr>
      <w:ins w:id="140" w:author="Unknown">
        <w:r w:rsidRPr="00673557">
          <w:rPr>
            <w:rFonts w:ascii="Times New Roman" w:eastAsia="Times New Roman" w:hAnsi="Times New Roman" w:cs="Times New Roman"/>
            <w:sz w:val="24"/>
            <w:szCs w:val="24"/>
          </w:rPr>
          <w:t>6. Your bike is a lot faster than __________________.</w:t>
        </w:r>
      </w:ins>
    </w:p>
    <w:p w:rsidR="00673557" w:rsidRPr="00673557" w:rsidRDefault="00673557" w:rsidP="00673557">
      <w:pPr>
        <w:shd w:val="clear" w:color="auto" w:fill="FFFFFF"/>
        <w:spacing w:after="0" w:line="240" w:lineRule="auto"/>
        <w:rPr>
          <w:ins w:id="141" w:author="Unknown"/>
          <w:rFonts w:ascii="Times New Roman" w:eastAsia="Times New Roman" w:hAnsi="Times New Roman" w:cs="Times New Roman"/>
          <w:sz w:val="24"/>
          <w:szCs w:val="24"/>
        </w:rPr>
      </w:pPr>
      <w:ins w:id="142" w:author="Unknown">
        <w:r w:rsidRPr="00673557">
          <w:rPr>
            <w:rFonts w:ascii="Times New Roman" w:eastAsia="Times New Roman" w:hAnsi="Times New Roman" w:cs="Times New Roman"/>
            <w:sz w:val="24"/>
            <w:szCs w:val="24"/>
          </w:rPr>
          <w:t>A. my</w:t>
        </w:r>
      </w:ins>
    </w:p>
    <w:p w:rsidR="00673557" w:rsidRPr="00673557" w:rsidRDefault="00673557" w:rsidP="00673557">
      <w:pPr>
        <w:shd w:val="clear" w:color="auto" w:fill="FFFFFF"/>
        <w:spacing w:after="0" w:line="240" w:lineRule="auto"/>
        <w:rPr>
          <w:ins w:id="143" w:author="Unknown"/>
          <w:rFonts w:ascii="Times New Roman" w:eastAsia="Times New Roman" w:hAnsi="Times New Roman" w:cs="Times New Roman"/>
          <w:sz w:val="24"/>
          <w:szCs w:val="24"/>
        </w:rPr>
      </w:pPr>
      <w:ins w:id="144" w:author="Unknown">
        <w:r w:rsidRPr="00673557">
          <w:rPr>
            <w:rFonts w:ascii="Times New Roman" w:eastAsia="Times New Roman" w:hAnsi="Times New Roman" w:cs="Times New Roman"/>
            <w:sz w:val="24"/>
            <w:szCs w:val="24"/>
          </w:rPr>
          <w:t>B. its</w:t>
        </w:r>
      </w:ins>
    </w:p>
    <w:p w:rsidR="00673557" w:rsidRPr="00673557" w:rsidRDefault="00673557" w:rsidP="00673557">
      <w:pPr>
        <w:shd w:val="clear" w:color="auto" w:fill="FFFFFF"/>
        <w:spacing w:after="0" w:line="240" w:lineRule="auto"/>
        <w:rPr>
          <w:ins w:id="145" w:author="Unknown"/>
          <w:rFonts w:ascii="Times New Roman" w:eastAsia="Times New Roman" w:hAnsi="Times New Roman" w:cs="Times New Roman"/>
          <w:sz w:val="24"/>
          <w:szCs w:val="24"/>
        </w:rPr>
      </w:pPr>
      <w:ins w:id="146" w:author="Unknown">
        <w:r w:rsidRPr="00673557">
          <w:rPr>
            <w:rFonts w:ascii="Times New Roman" w:eastAsia="Times New Roman" w:hAnsi="Times New Roman" w:cs="Times New Roman"/>
            <w:sz w:val="24"/>
            <w:szCs w:val="24"/>
          </w:rPr>
          <w:t>C</w:t>
        </w:r>
        <w:r w:rsidRPr="002F481D">
          <w:rPr>
            <w:rFonts w:ascii="Times New Roman" w:eastAsia="Times New Roman" w:hAnsi="Times New Roman" w:cs="Times New Roman"/>
            <w:color w:val="92CDDC" w:themeColor="accent5" w:themeTint="99"/>
            <w:sz w:val="24"/>
            <w:szCs w:val="24"/>
          </w:rPr>
          <w:t>. mine</w:t>
        </w:r>
      </w:ins>
    </w:p>
    <w:p w:rsidR="00673557" w:rsidRPr="00673557" w:rsidRDefault="00673557" w:rsidP="00673557">
      <w:pPr>
        <w:shd w:val="clear" w:color="auto" w:fill="FFFFFF"/>
        <w:spacing w:after="0" w:line="240" w:lineRule="auto"/>
        <w:rPr>
          <w:ins w:id="147" w:author="Unknown"/>
          <w:rFonts w:ascii="Times New Roman" w:eastAsia="Times New Roman" w:hAnsi="Times New Roman" w:cs="Times New Roman"/>
          <w:sz w:val="24"/>
          <w:szCs w:val="24"/>
        </w:rPr>
      </w:pPr>
      <w:ins w:id="148" w:author="Unknown">
        <w:r w:rsidRPr="00673557">
          <w:rPr>
            <w:rFonts w:ascii="Times New Roman" w:eastAsia="Times New Roman" w:hAnsi="Times New Roman" w:cs="Times New Roman"/>
            <w:sz w:val="24"/>
            <w:szCs w:val="24"/>
          </w:rPr>
          <w:t>7. The book is _________________ but you’re welcome to read it.</w:t>
        </w:r>
      </w:ins>
    </w:p>
    <w:p w:rsidR="00673557" w:rsidRPr="002F481D" w:rsidRDefault="00673557" w:rsidP="00673557">
      <w:pPr>
        <w:shd w:val="clear" w:color="auto" w:fill="FFFFFF"/>
        <w:spacing w:after="0" w:line="240" w:lineRule="auto"/>
        <w:rPr>
          <w:ins w:id="149" w:author="Unknown"/>
          <w:rFonts w:ascii="Times New Roman" w:eastAsia="Times New Roman" w:hAnsi="Times New Roman" w:cs="Times New Roman"/>
          <w:color w:val="92CDDC" w:themeColor="accent5" w:themeTint="99"/>
          <w:sz w:val="24"/>
          <w:szCs w:val="24"/>
        </w:rPr>
      </w:pPr>
      <w:ins w:id="150" w:author="Unknown">
        <w:r w:rsidRPr="002F481D">
          <w:rPr>
            <w:rFonts w:ascii="Times New Roman" w:eastAsia="Times New Roman" w:hAnsi="Times New Roman" w:cs="Times New Roman"/>
            <w:color w:val="92CDDC" w:themeColor="accent5" w:themeTint="99"/>
            <w:sz w:val="24"/>
            <w:szCs w:val="24"/>
          </w:rPr>
          <w:t>A. mine</w:t>
        </w:r>
      </w:ins>
    </w:p>
    <w:p w:rsidR="00673557" w:rsidRPr="00673557" w:rsidRDefault="00673557" w:rsidP="00673557">
      <w:pPr>
        <w:shd w:val="clear" w:color="auto" w:fill="FFFFFF"/>
        <w:spacing w:after="0" w:line="240" w:lineRule="auto"/>
        <w:rPr>
          <w:ins w:id="151" w:author="Unknown"/>
          <w:rFonts w:ascii="Times New Roman" w:eastAsia="Times New Roman" w:hAnsi="Times New Roman" w:cs="Times New Roman"/>
          <w:sz w:val="24"/>
          <w:szCs w:val="24"/>
        </w:rPr>
      </w:pPr>
      <w:ins w:id="152" w:author="Unknown">
        <w:r w:rsidRPr="00673557">
          <w:rPr>
            <w:rFonts w:ascii="Times New Roman" w:eastAsia="Times New Roman" w:hAnsi="Times New Roman" w:cs="Times New Roman"/>
            <w:sz w:val="24"/>
            <w:szCs w:val="24"/>
          </w:rPr>
          <w:t>B. yours</w:t>
        </w:r>
      </w:ins>
    </w:p>
    <w:p w:rsidR="00673557" w:rsidRPr="00673557" w:rsidRDefault="00673557" w:rsidP="00673557">
      <w:pPr>
        <w:shd w:val="clear" w:color="auto" w:fill="FFFFFF"/>
        <w:spacing w:after="0" w:line="240" w:lineRule="auto"/>
        <w:rPr>
          <w:ins w:id="153" w:author="Unknown"/>
          <w:rFonts w:ascii="Times New Roman" w:eastAsia="Times New Roman" w:hAnsi="Times New Roman" w:cs="Times New Roman"/>
          <w:sz w:val="24"/>
          <w:szCs w:val="24"/>
        </w:rPr>
      </w:pPr>
      <w:ins w:id="154" w:author="Unknown">
        <w:r w:rsidRPr="00673557">
          <w:rPr>
            <w:rFonts w:ascii="Times New Roman" w:eastAsia="Times New Roman" w:hAnsi="Times New Roman" w:cs="Times New Roman"/>
            <w:sz w:val="24"/>
            <w:szCs w:val="24"/>
          </w:rPr>
          <w:t>C. my</w:t>
        </w:r>
      </w:ins>
    </w:p>
    <w:p w:rsidR="00673557" w:rsidRPr="00673557" w:rsidRDefault="00673557" w:rsidP="00673557">
      <w:pPr>
        <w:shd w:val="clear" w:color="auto" w:fill="FFFFFF"/>
        <w:spacing w:after="0" w:line="240" w:lineRule="auto"/>
        <w:rPr>
          <w:ins w:id="155" w:author="Unknown"/>
          <w:rFonts w:ascii="Times New Roman" w:eastAsia="Times New Roman" w:hAnsi="Times New Roman" w:cs="Times New Roman"/>
          <w:sz w:val="24"/>
          <w:szCs w:val="24"/>
        </w:rPr>
      </w:pPr>
      <w:ins w:id="156" w:author="Unknown">
        <w:r w:rsidRPr="00673557">
          <w:rPr>
            <w:rFonts w:ascii="Times New Roman" w:eastAsia="Times New Roman" w:hAnsi="Times New Roman" w:cs="Times New Roman"/>
            <w:sz w:val="24"/>
            <w:szCs w:val="24"/>
          </w:rPr>
          <w:t>8. _____________ dog is always so friendly</w:t>
        </w:r>
      </w:ins>
    </w:p>
    <w:p w:rsidR="00673557" w:rsidRPr="00673557" w:rsidRDefault="00673557" w:rsidP="00673557">
      <w:pPr>
        <w:shd w:val="clear" w:color="auto" w:fill="FFFFFF"/>
        <w:spacing w:after="0" w:line="240" w:lineRule="auto"/>
        <w:rPr>
          <w:ins w:id="157" w:author="Unknown"/>
          <w:rFonts w:ascii="Times New Roman" w:eastAsia="Times New Roman" w:hAnsi="Times New Roman" w:cs="Times New Roman"/>
          <w:sz w:val="24"/>
          <w:szCs w:val="24"/>
        </w:rPr>
      </w:pPr>
      <w:ins w:id="158" w:author="Unknown">
        <w:r w:rsidRPr="00673557">
          <w:rPr>
            <w:rFonts w:ascii="Times New Roman" w:eastAsia="Times New Roman" w:hAnsi="Times New Roman" w:cs="Times New Roman"/>
            <w:sz w:val="24"/>
            <w:szCs w:val="24"/>
          </w:rPr>
          <w:t>A. There</w:t>
        </w:r>
      </w:ins>
    </w:p>
    <w:p w:rsidR="00673557" w:rsidRPr="00673557" w:rsidRDefault="00673557" w:rsidP="00673557">
      <w:pPr>
        <w:shd w:val="clear" w:color="auto" w:fill="FFFFFF"/>
        <w:spacing w:after="0" w:line="240" w:lineRule="auto"/>
        <w:rPr>
          <w:ins w:id="159" w:author="Unknown"/>
          <w:rFonts w:ascii="Times New Roman" w:eastAsia="Times New Roman" w:hAnsi="Times New Roman" w:cs="Times New Roman"/>
          <w:sz w:val="24"/>
          <w:szCs w:val="24"/>
        </w:rPr>
      </w:pPr>
      <w:ins w:id="160" w:author="Unknown">
        <w:r w:rsidRPr="00673557">
          <w:rPr>
            <w:rFonts w:ascii="Times New Roman" w:eastAsia="Times New Roman" w:hAnsi="Times New Roman" w:cs="Times New Roman"/>
            <w:sz w:val="24"/>
            <w:szCs w:val="24"/>
          </w:rPr>
          <w:t>B. They</w:t>
        </w:r>
      </w:ins>
    </w:p>
    <w:p w:rsidR="00673557" w:rsidRPr="002F481D" w:rsidRDefault="00673557" w:rsidP="00673557">
      <w:pPr>
        <w:shd w:val="clear" w:color="auto" w:fill="FFFFFF"/>
        <w:spacing w:after="0" w:line="240" w:lineRule="auto"/>
        <w:rPr>
          <w:ins w:id="161" w:author="Unknown"/>
          <w:rFonts w:ascii="Times New Roman" w:eastAsia="Times New Roman" w:hAnsi="Times New Roman" w:cs="Times New Roman"/>
          <w:color w:val="92CDDC" w:themeColor="accent5" w:themeTint="99"/>
          <w:sz w:val="24"/>
          <w:szCs w:val="24"/>
        </w:rPr>
      </w:pPr>
      <w:ins w:id="162" w:author="Unknown">
        <w:r w:rsidRPr="002F481D">
          <w:rPr>
            <w:rFonts w:ascii="Times New Roman" w:eastAsia="Times New Roman" w:hAnsi="Times New Roman" w:cs="Times New Roman"/>
            <w:color w:val="92CDDC" w:themeColor="accent5" w:themeTint="99"/>
            <w:sz w:val="24"/>
            <w:szCs w:val="24"/>
          </w:rPr>
          <w:t>C. Their</w:t>
        </w:r>
      </w:ins>
    </w:p>
    <w:p w:rsidR="00673557" w:rsidRPr="00673557" w:rsidRDefault="00673557" w:rsidP="00673557">
      <w:pPr>
        <w:shd w:val="clear" w:color="auto" w:fill="FFFFFF"/>
        <w:spacing w:after="0" w:line="240" w:lineRule="auto"/>
        <w:rPr>
          <w:ins w:id="163" w:author="Unknown"/>
          <w:rFonts w:ascii="Times New Roman" w:eastAsia="Times New Roman" w:hAnsi="Times New Roman" w:cs="Times New Roman"/>
          <w:sz w:val="24"/>
          <w:szCs w:val="24"/>
        </w:rPr>
      </w:pPr>
      <w:ins w:id="164" w:author="Unknown">
        <w:r w:rsidRPr="00673557">
          <w:rPr>
            <w:rFonts w:ascii="Times New Roman" w:eastAsia="Times New Roman" w:hAnsi="Times New Roman" w:cs="Times New Roman"/>
            <w:sz w:val="24"/>
            <w:szCs w:val="24"/>
          </w:rPr>
          <w:lastRenderedPageBreak/>
          <w:t>9. My sister gets along well with _____________.</w:t>
        </w:r>
      </w:ins>
    </w:p>
    <w:p w:rsidR="00673557" w:rsidRPr="002F481D" w:rsidRDefault="00673557" w:rsidP="00673557">
      <w:pPr>
        <w:shd w:val="clear" w:color="auto" w:fill="FFFFFF"/>
        <w:spacing w:after="0" w:line="240" w:lineRule="auto"/>
        <w:rPr>
          <w:ins w:id="165" w:author="Unknown"/>
          <w:rFonts w:ascii="Times New Roman" w:eastAsia="Times New Roman" w:hAnsi="Times New Roman" w:cs="Times New Roman"/>
          <w:color w:val="92CDDC" w:themeColor="accent5" w:themeTint="99"/>
          <w:sz w:val="24"/>
          <w:szCs w:val="24"/>
        </w:rPr>
      </w:pPr>
      <w:ins w:id="166" w:author="Unknown">
        <w:r w:rsidRPr="002F481D">
          <w:rPr>
            <w:rFonts w:ascii="Times New Roman" w:eastAsia="Times New Roman" w:hAnsi="Times New Roman" w:cs="Times New Roman"/>
            <w:color w:val="92CDDC" w:themeColor="accent5" w:themeTint="99"/>
            <w:sz w:val="24"/>
            <w:szCs w:val="24"/>
          </w:rPr>
          <w:t>A. yours</w:t>
        </w:r>
      </w:ins>
    </w:p>
    <w:p w:rsidR="00673557" w:rsidRPr="00673557" w:rsidRDefault="00673557" w:rsidP="00673557">
      <w:pPr>
        <w:shd w:val="clear" w:color="auto" w:fill="FFFFFF"/>
        <w:spacing w:after="0" w:line="240" w:lineRule="auto"/>
        <w:rPr>
          <w:ins w:id="167" w:author="Unknown"/>
          <w:rFonts w:ascii="Times New Roman" w:eastAsia="Times New Roman" w:hAnsi="Times New Roman" w:cs="Times New Roman"/>
          <w:sz w:val="24"/>
          <w:szCs w:val="24"/>
        </w:rPr>
      </w:pPr>
      <w:ins w:id="168" w:author="Unknown">
        <w:r w:rsidRPr="00673557">
          <w:rPr>
            <w:rFonts w:ascii="Times New Roman" w:eastAsia="Times New Roman" w:hAnsi="Times New Roman" w:cs="Times New Roman"/>
            <w:sz w:val="24"/>
            <w:szCs w:val="24"/>
          </w:rPr>
          <w:t>B. you</w:t>
        </w:r>
      </w:ins>
    </w:p>
    <w:p w:rsidR="00673557" w:rsidRPr="00673557" w:rsidRDefault="00673557" w:rsidP="00673557">
      <w:pPr>
        <w:shd w:val="clear" w:color="auto" w:fill="FFFFFF"/>
        <w:spacing w:after="0" w:line="240" w:lineRule="auto"/>
        <w:rPr>
          <w:ins w:id="169" w:author="Unknown"/>
          <w:rFonts w:ascii="Times New Roman" w:eastAsia="Times New Roman" w:hAnsi="Times New Roman" w:cs="Times New Roman"/>
          <w:sz w:val="24"/>
          <w:szCs w:val="24"/>
        </w:rPr>
      </w:pPr>
      <w:ins w:id="170" w:author="Unknown">
        <w:r w:rsidRPr="00673557">
          <w:rPr>
            <w:rFonts w:ascii="Times New Roman" w:eastAsia="Times New Roman" w:hAnsi="Times New Roman" w:cs="Times New Roman"/>
            <w:sz w:val="24"/>
            <w:szCs w:val="24"/>
          </w:rPr>
          <w:t>C. your</w:t>
        </w:r>
      </w:ins>
    </w:p>
    <w:p w:rsidR="00673557" w:rsidRPr="00673557" w:rsidRDefault="00673557" w:rsidP="00673557">
      <w:pPr>
        <w:shd w:val="clear" w:color="auto" w:fill="FFFFFF"/>
        <w:spacing w:after="0" w:line="240" w:lineRule="auto"/>
        <w:rPr>
          <w:ins w:id="171" w:author="Unknown"/>
          <w:rFonts w:ascii="Times New Roman" w:eastAsia="Times New Roman" w:hAnsi="Times New Roman" w:cs="Times New Roman"/>
          <w:sz w:val="24"/>
          <w:szCs w:val="24"/>
        </w:rPr>
      </w:pPr>
      <w:ins w:id="172" w:author="Unknown">
        <w:r w:rsidRPr="00673557">
          <w:rPr>
            <w:rFonts w:ascii="Times New Roman" w:eastAsia="Times New Roman" w:hAnsi="Times New Roman" w:cs="Times New Roman"/>
            <w:sz w:val="24"/>
            <w:szCs w:val="24"/>
          </w:rPr>
          <w:t>10. I looked everywhere for my keys but I could only find _____________.</w:t>
        </w:r>
      </w:ins>
    </w:p>
    <w:p w:rsidR="00673557" w:rsidRPr="00673557" w:rsidRDefault="00673557" w:rsidP="00673557">
      <w:pPr>
        <w:shd w:val="clear" w:color="auto" w:fill="FFFFFF"/>
        <w:spacing w:after="0" w:line="240" w:lineRule="auto"/>
        <w:rPr>
          <w:ins w:id="173" w:author="Unknown"/>
          <w:rFonts w:ascii="Times New Roman" w:eastAsia="Times New Roman" w:hAnsi="Times New Roman" w:cs="Times New Roman"/>
          <w:sz w:val="24"/>
          <w:szCs w:val="24"/>
        </w:rPr>
      </w:pPr>
      <w:ins w:id="174" w:author="Unknown">
        <w:r w:rsidRPr="00673557">
          <w:rPr>
            <w:rFonts w:ascii="Times New Roman" w:eastAsia="Times New Roman" w:hAnsi="Times New Roman" w:cs="Times New Roman"/>
            <w:sz w:val="24"/>
            <w:szCs w:val="24"/>
          </w:rPr>
          <w:t>A. your</w:t>
        </w:r>
      </w:ins>
    </w:p>
    <w:p w:rsidR="00673557" w:rsidRPr="00673557" w:rsidRDefault="00673557" w:rsidP="00673557">
      <w:pPr>
        <w:shd w:val="clear" w:color="auto" w:fill="FFFFFF"/>
        <w:spacing w:after="0" w:line="240" w:lineRule="auto"/>
        <w:rPr>
          <w:ins w:id="175" w:author="Unknown"/>
          <w:rFonts w:ascii="Times New Roman" w:eastAsia="Times New Roman" w:hAnsi="Times New Roman" w:cs="Times New Roman"/>
          <w:sz w:val="24"/>
          <w:szCs w:val="24"/>
        </w:rPr>
      </w:pPr>
      <w:ins w:id="176" w:author="Unknown">
        <w:r w:rsidRPr="00673557">
          <w:rPr>
            <w:rFonts w:ascii="Times New Roman" w:eastAsia="Times New Roman" w:hAnsi="Times New Roman" w:cs="Times New Roman"/>
            <w:sz w:val="24"/>
            <w:szCs w:val="24"/>
          </w:rPr>
          <w:t>B. yours</w:t>
        </w:r>
      </w:ins>
    </w:p>
    <w:p w:rsidR="00673557" w:rsidRPr="002F481D" w:rsidRDefault="00673557" w:rsidP="00673557">
      <w:pPr>
        <w:shd w:val="clear" w:color="auto" w:fill="FFFFFF"/>
        <w:spacing w:after="0" w:line="240" w:lineRule="auto"/>
        <w:rPr>
          <w:ins w:id="177" w:author="Unknown"/>
          <w:rFonts w:ascii="Times New Roman" w:eastAsia="Times New Roman" w:hAnsi="Times New Roman" w:cs="Times New Roman"/>
          <w:color w:val="92CDDC" w:themeColor="accent5" w:themeTint="99"/>
          <w:sz w:val="24"/>
          <w:szCs w:val="24"/>
        </w:rPr>
      </w:pPr>
      <w:ins w:id="178" w:author="Unknown">
        <w:r w:rsidRPr="002F481D">
          <w:rPr>
            <w:rFonts w:ascii="Times New Roman" w:eastAsia="Times New Roman" w:hAnsi="Times New Roman" w:cs="Times New Roman"/>
            <w:color w:val="92CDDC" w:themeColor="accent5" w:themeTint="99"/>
            <w:sz w:val="24"/>
            <w:szCs w:val="24"/>
          </w:rPr>
          <w:t>C. them</w:t>
        </w:r>
      </w:ins>
    </w:p>
    <w:p w:rsidR="00673557" w:rsidRPr="00673557" w:rsidRDefault="00673557" w:rsidP="00673557">
      <w:pPr>
        <w:shd w:val="clear" w:color="auto" w:fill="FFFFFF"/>
        <w:spacing w:after="0" w:line="240" w:lineRule="auto"/>
        <w:rPr>
          <w:ins w:id="179" w:author="Unknown"/>
          <w:rFonts w:ascii="Times New Roman" w:eastAsia="Times New Roman" w:hAnsi="Times New Roman" w:cs="Times New Roman"/>
          <w:sz w:val="24"/>
          <w:szCs w:val="24"/>
        </w:rPr>
      </w:pPr>
      <w:ins w:id="180" w:author="Unknown">
        <w:r w:rsidRPr="00673557">
          <w:rPr>
            <w:rFonts w:ascii="Times New Roman" w:eastAsia="Times New Roman" w:hAnsi="Times New Roman" w:cs="Times New Roman"/>
            <w:b/>
            <w:bCs/>
            <w:sz w:val="24"/>
            <w:szCs w:val="24"/>
            <w:bdr w:val="none" w:sz="0" w:space="0" w:color="auto" w:frame="1"/>
          </w:rPr>
          <w:t>Exercise 6: Write the possessive adjectives</w:t>
        </w:r>
      </w:ins>
    </w:p>
    <w:tbl>
      <w:tblPr>
        <w:tblW w:w="10410" w:type="dxa"/>
        <w:shd w:val="clear" w:color="auto" w:fill="FFFFFF"/>
        <w:tblCellMar>
          <w:left w:w="0" w:type="dxa"/>
          <w:right w:w="0" w:type="dxa"/>
        </w:tblCellMar>
        <w:tblLook w:val="04A0" w:firstRow="1" w:lastRow="0" w:firstColumn="1" w:lastColumn="0" w:noHBand="0" w:noVBand="1"/>
      </w:tblPr>
      <w:tblGrid>
        <w:gridCol w:w="5197"/>
        <w:gridCol w:w="5213"/>
      </w:tblGrid>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1. (I) _________</w:t>
            </w:r>
            <w:r w:rsidR="002F481D">
              <w:rPr>
                <w:rFonts w:ascii="Times New Roman" w:eastAsia="Times New Roman" w:hAnsi="Times New Roman" w:cs="Times New Roman"/>
                <w:sz w:val="24"/>
                <w:szCs w:val="24"/>
              </w:rPr>
              <w:t>my</w:t>
            </w:r>
            <w:r w:rsidRPr="00673557">
              <w:rPr>
                <w:rFonts w:ascii="Times New Roman" w:eastAsia="Times New Roman" w:hAnsi="Times New Roman" w:cs="Times New Roman"/>
                <w:sz w:val="24"/>
                <w:szCs w:val="24"/>
              </w:rPr>
              <w:t xml:space="preserve"> sister is ten years old</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2. (He) ___</w:t>
            </w:r>
            <w:r w:rsidR="002F481D">
              <w:rPr>
                <w:rFonts w:ascii="Times New Roman" w:eastAsia="Times New Roman" w:hAnsi="Times New Roman" w:cs="Times New Roman"/>
                <w:sz w:val="24"/>
                <w:szCs w:val="24"/>
              </w:rPr>
              <w:t>his</w:t>
            </w:r>
            <w:r w:rsidRPr="00673557">
              <w:rPr>
                <w:rFonts w:ascii="Times New Roman" w:eastAsia="Times New Roman" w:hAnsi="Times New Roman" w:cs="Times New Roman"/>
                <w:sz w:val="24"/>
                <w:szCs w:val="24"/>
              </w:rPr>
              <w:t>______ eyes are blue</w:t>
            </w:r>
          </w:p>
        </w:tc>
      </w:tr>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3. (They) _______</w:t>
            </w:r>
            <w:r w:rsidR="002F481D">
              <w:rPr>
                <w:rFonts w:ascii="Times New Roman" w:eastAsia="Times New Roman" w:hAnsi="Times New Roman" w:cs="Times New Roman"/>
                <w:sz w:val="24"/>
                <w:szCs w:val="24"/>
              </w:rPr>
              <w:t>their</w:t>
            </w:r>
            <w:r w:rsidRPr="00673557">
              <w:rPr>
                <w:rFonts w:ascii="Times New Roman" w:eastAsia="Times New Roman" w:hAnsi="Times New Roman" w:cs="Times New Roman"/>
                <w:sz w:val="24"/>
                <w:szCs w:val="24"/>
              </w:rPr>
              <w:t>__ car is red</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4. (We) ____</w:t>
            </w:r>
            <w:r w:rsidR="002F481D">
              <w:rPr>
                <w:rFonts w:ascii="Times New Roman" w:eastAsia="Times New Roman" w:hAnsi="Times New Roman" w:cs="Times New Roman"/>
                <w:sz w:val="24"/>
                <w:szCs w:val="24"/>
              </w:rPr>
              <w:t>our</w:t>
            </w:r>
            <w:r w:rsidRPr="00673557">
              <w:rPr>
                <w:rFonts w:ascii="Times New Roman" w:eastAsia="Times New Roman" w:hAnsi="Times New Roman" w:cs="Times New Roman"/>
                <w:sz w:val="24"/>
                <w:szCs w:val="24"/>
              </w:rPr>
              <w:t>_____ dog is white</w:t>
            </w:r>
          </w:p>
        </w:tc>
      </w:tr>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5. (You) ________</w:t>
            </w:r>
            <w:r w:rsidR="002F481D">
              <w:rPr>
                <w:rFonts w:ascii="Times New Roman" w:eastAsia="Times New Roman" w:hAnsi="Times New Roman" w:cs="Times New Roman"/>
                <w:sz w:val="24"/>
                <w:szCs w:val="24"/>
              </w:rPr>
              <w:t>your</w:t>
            </w:r>
            <w:r w:rsidRPr="00673557">
              <w:rPr>
                <w:rFonts w:ascii="Times New Roman" w:eastAsia="Times New Roman" w:hAnsi="Times New Roman" w:cs="Times New Roman"/>
                <w:sz w:val="24"/>
                <w:szCs w:val="24"/>
              </w:rPr>
              <w:t>_ bicycles are old</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6. (She) _____</w:t>
            </w:r>
            <w:r w:rsidR="002F481D">
              <w:rPr>
                <w:rFonts w:ascii="Times New Roman" w:eastAsia="Times New Roman" w:hAnsi="Times New Roman" w:cs="Times New Roman"/>
                <w:sz w:val="24"/>
                <w:szCs w:val="24"/>
              </w:rPr>
              <w:t>her</w:t>
            </w:r>
            <w:r w:rsidRPr="00673557">
              <w:rPr>
                <w:rFonts w:ascii="Times New Roman" w:eastAsia="Times New Roman" w:hAnsi="Times New Roman" w:cs="Times New Roman"/>
                <w:sz w:val="24"/>
                <w:szCs w:val="24"/>
              </w:rPr>
              <w:t>____ house is big</w:t>
            </w:r>
          </w:p>
        </w:tc>
      </w:tr>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7. (He) ________</w:t>
            </w:r>
            <w:r w:rsidR="002F481D">
              <w:rPr>
                <w:rFonts w:ascii="Times New Roman" w:eastAsia="Times New Roman" w:hAnsi="Times New Roman" w:cs="Times New Roman"/>
                <w:sz w:val="24"/>
                <w:szCs w:val="24"/>
              </w:rPr>
              <w:t>his</w:t>
            </w:r>
            <w:r w:rsidRPr="00673557">
              <w:rPr>
                <w:rFonts w:ascii="Times New Roman" w:eastAsia="Times New Roman" w:hAnsi="Times New Roman" w:cs="Times New Roman"/>
                <w:sz w:val="24"/>
                <w:szCs w:val="24"/>
              </w:rPr>
              <w:t>_ father is doctor</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8. (I) ______</w:t>
            </w:r>
            <w:r w:rsidR="002F481D">
              <w:rPr>
                <w:rFonts w:ascii="Times New Roman" w:eastAsia="Times New Roman" w:hAnsi="Times New Roman" w:cs="Times New Roman"/>
                <w:sz w:val="24"/>
                <w:szCs w:val="24"/>
              </w:rPr>
              <w:t>my</w:t>
            </w:r>
            <w:r w:rsidRPr="00673557">
              <w:rPr>
                <w:rFonts w:ascii="Times New Roman" w:eastAsia="Times New Roman" w:hAnsi="Times New Roman" w:cs="Times New Roman"/>
                <w:sz w:val="24"/>
                <w:szCs w:val="24"/>
              </w:rPr>
              <w:t>___ sister is Mary</w:t>
            </w:r>
          </w:p>
        </w:tc>
      </w:tr>
    </w:tbl>
    <w:p w:rsidR="00673557" w:rsidRPr="00673557" w:rsidRDefault="00673557" w:rsidP="00673557">
      <w:pPr>
        <w:shd w:val="clear" w:color="auto" w:fill="FFFFFF"/>
        <w:spacing w:after="0" w:line="240" w:lineRule="auto"/>
        <w:rPr>
          <w:ins w:id="181" w:author="Unknown"/>
          <w:rFonts w:ascii="Times New Roman" w:eastAsia="Times New Roman" w:hAnsi="Times New Roman" w:cs="Times New Roman"/>
          <w:sz w:val="24"/>
          <w:szCs w:val="24"/>
        </w:rPr>
      </w:pPr>
      <w:ins w:id="182" w:author="Unknown">
        <w:r w:rsidRPr="00673557">
          <w:rPr>
            <w:rFonts w:ascii="Times New Roman" w:eastAsia="Times New Roman" w:hAnsi="Times New Roman" w:cs="Times New Roman"/>
            <w:b/>
            <w:bCs/>
            <w:sz w:val="24"/>
            <w:szCs w:val="24"/>
            <w:bdr w:val="none" w:sz="0" w:space="0" w:color="auto" w:frame="1"/>
          </w:rPr>
          <w:t>Exercise 7: Read the story and fill in the blanks with proper words</w:t>
        </w:r>
      </w:ins>
    </w:p>
    <w:p w:rsidR="00673557" w:rsidRPr="00673557" w:rsidRDefault="00673557" w:rsidP="00673557">
      <w:pPr>
        <w:shd w:val="clear" w:color="auto" w:fill="FFFFFF"/>
        <w:spacing w:after="0" w:line="240" w:lineRule="auto"/>
        <w:rPr>
          <w:ins w:id="183" w:author="Unknown"/>
          <w:rFonts w:ascii="Times New Roman" w:eastAsia="Times New Roman" w:hAnsi="Times New Roman" w:cs="Times New Roman"/>
          <w:sz w:val="24"/>
          <w:szCs w:val="24"/>
        </w:rPr>
      </w:pPr>
      <w:ins w:id="184" w:author="Unknown">
        <w:r w:rsidRPr="00673557">
          <w:rPr>
            <w:rFonts w:ascii="Times New Roman" w:eastAsia="Times New Roman" w:hAnsi="Times New Roman" w:cs="Times New Roman"/>
            <w:sz w:val="24"/>
            <w:szCs w:val="24"/>
          </w:rPr>
          <w:t>Last year we went to Antalya to visit 1) _____</w:t>
        </w:r>
      </w:ins>
      <w:r w:rsidR="002F481D">
        <w:rPr>
          <w:rFonts w:ascii="Times New Roman" w:eastAsia="Times New Roman" w:hAnsi="Times New Roman" w:cs="Times New Roman"/>
          <w:sz w:val="24"/>
          <w:szCs w:val="24"/>
        </w:rPr>
        <w:t>our</w:t>
      </w:r>
      <w:ins w:id="185" w:author="Unknown">
        <w:r w:rsidRPr="00673557">
          <w:rPr>
            <w:rFonts w:ascii="Times New Roman" w:eastAsia="Times New Roman" w:hAnsi="Times New Roman" w:cs="Times New Roman"/>
            <w:sz w:val="24"/>
            <w:szCs w:val="24"/>
          </w:rPr>
          <w:t>_______ grandparents. 2) _______</w:t>
        </w:r>
      </w:ins>
      <w:r w:rsidR="007E26B1">
        <w:rPr>
          <w:rFonts w:ascii="Times New Roman" w:eastAsia="Times New Roman" w:hAnsi="Times New Roman" w:cs="Times New Roman"/>
          <w:sz w:val="24"/>
          <w:szCs w:val="24"/>
        </w:rPr>
        <w:t>they</w:t>
      </w:r>
      <w:ins w:id="186" w:author="Unknown">
        <w:r w:rsidRPr="00673557">
          <w:rPr>
            <w:rFonts w:ascii="Times New Roman" w:eastAsia="Times New Roman" w:hAnsi="Times New Roman" w:cs="Times New Roman"/>
            <w:sz w:val="24"/>
            <w:szCs w:val="24"/>
          </w:rPr>
          <w:t>_____ were very glad to see 3) ____</w:t>
        </w:r>
      </w:ins>
      <w:r w:rsidR="002F481D">
        <w:rPr>
          <w:rFonts w:ascii="Times New Roman" w:eastAsia="Times New Roman" w:hAnsi="Times New Roman" w:cs="Times New Roman"/>
          <w:sz w:val="24"/>
          <w:szCs w:val="24"/>
        </w:rPr>
        <w:t>us</w:t>
      </w:r>
      <w:ins w:id="187" w:author="Unknown">
        <w:r w:rsidRPr="00673557">
          <w:rPr>
            <w:rFonts w:ascii="Times New Roman" w:eastAsia="Times New Roman" w:hAnsi="Times New Roman" w:cs="Times New Roman"/>
            <w:sz w:val="24"/>
            <w:szCs w:val="24"/>
          </w:rPr>
          <w:t>________. 4) _______</w:t>
        </w:r>
      </w:ins>
      <w:r w:rsidR="002F481D">
        <w:rPr>
          <w:rFonts w:ascii="Times New Roman" w:eastAsia="Times New Roman" w:hAnsi="Times New Roman" w:cs="Times New Roman"/>
          <w:sz w:val="24"/>
          <w:szCs w:val="24"/>
        </w:rPr>
        <w:t>it</w:t>
      </w:r>
      <w:ins w:id="188" w:author="Unknown">
        <w:r w:rsidRPr="00673557">
          <w:rPr>
            <w:rFonts w:ascii="Times New Roman" w:eastAsia="Times New Roman" w:hAnsi="Times New Roman" w:cs="Times New Roman"/>
            <w:sz w:val="24"/>
            <w:szCs w:val="24"/>
          </w:rPr>
          <w:t>_____ was a very good holiday for 5) _____</w:t>
        </w:r>
      </w:ins>
      <w:r w:rsidR="002F481D">
        <w:rPr>
          <w:rFonts w:ascii="Times New Roman" w:eastAsia="Times New Roman" w:hAnsi="Times New Roman" w:cs="Times New Roman"/>
          <w:sz w:val="24"/>
          <w:szCs w:val="24"/>
        </w:rPr>
        <w:t>us</w:t>
      </w:r>
      <w:ins w:id="189" w:author="Unknown">
        <w:r w:rsidRPr="00673557">
          <w:rPr>
            <w:rFonts w:ascii="Times New Roman" w:eastAsia="Times New Roman" w:hAnsi="Times New Roman" w:cs="Times New Roman"/>
            <w:sz w:val="24"/>
            <w:szCs w:val="24"/>
          </w:rPr>
          <w:t>_______. We went swimming with 6) _____</w:t>
        </w:r>
      </w:ins>
      <w:proofErr w:type="spellStart"/>
      <w:r w:rsidR="002F481D">
        <w:rPr>
          <w:rFonts w:ascii="Times New Roman" w:eastAsia="Times New Roman" w:hAnsi="Times New Roman" w:cs="Times New Roman"/>
          <w:sz w:val="24"/>
          <w:szCs w:val="24"/>
        </w:rPr>
        <w:t>our</w:t>
      </w:r>
      <w:ins w:id="190" w:author="Unknown">
        <w:r w:rsidRPr="00673557">
          <w:rPr>
            <w:rFonts w:ascii="Times New Roman" w:eastAsia="Times New Roman" w:hAnsi="Times New Roman" w:cs="Times New Roman"/>
            <w:sz w:val="24"/>
            <w:szCs w:val="24"/>
          </w:rPr>
          <w:t>_______brother</w:t>
        </w:r>
        <w:proofErr w:type="spellEnd"/>
        <w:r w:rsidRPr="00673557">
          <w:rPr>
            <w:rFonts w:ascii="Times New Roman" w:eastAsia="Times New Roman" w:hAnsi="Times New Roman" w:cs="Times New Roman"/>
            <w:sz w:val="24"/>
            <w:szCs w:val="24"/>
          </w:rPr>
          <w:t>. 7) ________</w:t>
        </w:r>
      </w:ins>
      <w:r w:rsidR="007E26B1">
        <w:rPr>
          <w:rFonts w:ascii="Times New Roman" w:eastAsia="Times New Roman" w:hAnsi="Times New Roman" w:cs="Times New Roman"/>
          <w:sz w:val="24"/>
          <w:szCs w:val="24"/>
        </w:rPr>
        <w:t>he</w:t>
      </w:r>
      <w:ins w:id="191" w:author="Unknown">
        <w:r w:rsidRPr="00673557">
          <w:rPr>
            <w:rFonts w:ascii="Times New Roman" w:eastAsia="Times New Roman" w:hAnsi="Times New Roman" w:cs="Times New Roman"/>
            <w:sz w:val="24"/>
            <w:szCs w:val="24"/>
          </w:rPr>
          <w:t>____ swims well. 8) _____</w:t>
        </w:r>
      </w:ins>
      <w:r w:rsidR="007E26B1">
        <w:rPr>
          <w:rFonts w:ascii="Times New Roman" w:eastAsia="Times New Roman" w:hAnsi="Times New Roman" w:cs="Times New Roman"/>
          <w:sz w:val="24"/>
          <w:szCs w:val="24"/>
        </w:rPr>
        <w:t>we</w:t>
      </w:r>
      <w:ins w:id="192" w:author="Unknown">
        <w:r w:rsidRPr="00673557">
          <w:rPr>
            <w:rFonts w:ascii="Times New Roman" w:eastAsia="Times New Roman" w:hAnsi="Times New Roman" w:cs="Times New Roman"/>
            <w:sz w:val="24"/>
            <w:szCs w:val="24"/>
          </w:rPr>
          <w:t>_______ had picnics all together. The picnics were very funny. My grandmother made sandwiches for 9) ___</w:t>
        </w:r>
      </w:ins>
      <w:r w:rsidR="007E26B1">
        <w:rPr>
          <w:rFonts w:ascii="Times New Roman" w:eastAsia="Times New Roman" w:hAnsi="Times New Roman" w:cs="Times New Roman"/>
          <w:sz w:val="24"/>
          <w:szCs w:val="24"/>
        </w:rPr>
        <w:t>us</w:t>
      </w:r>
      <w:ins w:id="193" w:author="Unknown">
        <w:r w:rsidRPr="00673557">
          <w:rPr>
            <w:rFonts w:ascii="Times New Roman" w:eastAsia="Times New Roman" w:hAnsi="Times New Roman" w:cs="Times New Roman"/>
            <w:sz w:val="24"/>
            <w:szCs w:val="24"/>
          </w:rPr>
          <w:t>_________. 10</w:t>
        </w:r>
        <w:proofErr w:type="gramStart"/>
        <w:r w:rsidRPr="00673557">
          <w:rPr>
            <w:rFonts w:ascii="Times New Roman" w:eastAsia="Times New Roman" w:hAnsi="Times New Roman" w:cs="Times New Roman"/>
            <w:sz w:val="24"/>
            <w:szCs w:val="24"/>
          </w:rPr>
          <w:t>)_</w:t>
        </w:r>
        <w:proofErr w:type="gramEnd"/>
        <w:r w:rsidRPr="00673557">
          <w:rPr>
            <w:rFonts w:ascii="Times New Roman" w:eastAsia="Times New Roman" w:hAnsi="Times New Roman" w:cs="Times New Roman"/>
            <w:sz w:val="24"/>
            <w:szCs w:val="24"/>
          </w:rPr>
          <w:t>_____</w:t>
        </w:r>
      </w:ins>
      <w:r w:rsidR="007E26B1">
        <w:rPr>
          <w:rFonts w:ascii="Times New Roman" w:eastAsia="Times New Roman" w:hAnsi="Times New Roman" w:cs="Times New Roman"/>
          <w:sz w:val="24"/>
          <w:szCs w:val="24"/>
        </w:rPr>
        <w:t>she</w:t>
      </w:r>
      <w:ins w:id="194" w:author="Unknown">
        <w:r w:rsidRPr="00673557">
          <w:rPr>
            <w:rFonts w:ascii="Times New Roman" w:eastAsia="Times New Roman" w:hAnsi="Times New Roman" w:cs="Times New Roman"/>
            <w:sz w:val="24"/>
            <w:szCs w:val="24"/>
          </w:rPr>
          <w:t>______ makes really delicious sandwiches. I love all 11) ______</w:t>
        </w:r>
      </w:ins>
      <w:r w:rsidR="007E26B1">
        <w:rPr>
          <w:rFonts w:ascii="Times New Roman" w:eastAsia="Times New Roman" w:hAnsi="Times New Roman" w:cs="Times New Roman"/>
          <w:sz w:val="24"/>
          <w:szCs w:val="24"/>
        </w:rPr>
        <w:t>our</w:t>
      </w:r>
      <w:ins w:id="195" w:author="Unknown">
        <w:r w:rsidRPr="00673557">
          <w:rPr>
            <w:rFonts w:ascii="Times New Roman" w:eastAsia="Times New Roman" w:hAnsi="Times New Roman" w:cs="Times New Roman"/>
            <w:sz w:val="24"/>
            <w:szCs w:val="24"/>
          </w:rPr>
          <w:t>______ meals.</w:t>
        </w:r>
      </w:ins>
    </w:p>
    <w:p w:rsidR="00673557" w:rsidRPr="00673557" w:rsidRDefault="00673557" w:rsidP="00673557">
      <w:pPr>
        <w:shd w:val="clear" w:color="auto" w:fill="FFFFFF"/>
        <w:spacing w:after="0" w:line="240" w:lineRule="auto"/>
        <w:rPr>
          <w:ins w:id="196" w:author="Unknown"/>
          <w:rFonts w:ascii="Times New Roman" w:eastAsia="Times New Roman" w:hAnsi="Times New Roman" w:cs="Times New Roman"/>
          <w:sz w:val="24"/>
          <w:szCs w:val="24"/>
        </w:rPr>
      </w:pPr>
      <w:ins w:id="197" w:author="Unknown">
        <w:r w:rsidRPr="00673557">
          <w:rPr>
            <w:rFonts w:ascii="Times New Roman" w:eastAsia="Times New Roman" w:hAnsi="Times New Roman" w:cs="Times New Roman"/>
            <w:sz w:val="24"/>
            <w:szCs w:val="24"/>
          </w:rPr>
          <w:t>12) _____</w:t>
        </w:r>
      </w:ins>
      <w:r w:rsidR="007E26B1">
        <w:rPr>
          <w:rFonts w:ascii="Times New Roman" w:eastAsia="Times New Roman" w:hAnsi="Times New Roman" w:cs="Times New Roman"/>
          <w:sz w:val="24"/>
          <w:szCs w:val="24"/>
        </w:rPr>
        <w:t>my</w:t>
      </w:r>
      <w:ins w:id="198" w:author="Unknown">
        <w:r w:rsidRPr="00673557">
          <w:rPr>
            <w:rFonts w:ascii="Times New Roman" w:eastAsia="Times New Roman" w:hAnsi="Times New Roman" w:cs="Times New Roman"/>
            <w:sz w:val="24"/>
            <w:szCs w:val="24"/>
          </w:rPr>
          <w:t>_______ father and mother went to discos at night. 13) _______</w:t>
        </w:r>
      </w:ins>
      <w:r w:rsidR="007E26B1">
        <w:rPr>
          <w:rFonts w:ascii="Times New Roman" w:eastAsia="Times New Roman" w:hAnsi="Times New Roman" w:cs="Times New Roman"/>
          <w:sz w:val="24"/>
          <w:szCs w:val="24"/>
        </w:rPr>
        <w:t>they</w:t>
      </w:r>
      <w:ins w:id="199" w:author="Unknown">
        <w:r w:rsidRPr="00673557">
          <w:rPr>
            <w:rFonts w:ascii="Times New Roman" w:eastAsia="Times New Roman" w:hAnsi="Times New Roman" w:cs="Times New Roman"/>
            <w:sz w:val="24"/>
            <w:szCs w:val="24"/>
          </w:rPr>
          <w:t>_____ like dancing and at the weekend 14) _____</w:t>
        </w:r>
      </w:ins>
      <w:r w:rsidR="007E26B1">
        <w:rPr>
          <w:rFonts w:ascii="Times New Roman" w:eastAsia="Times New Roman" w:hAnsi="Times New Roman" w:cs="Times New Roman"/>
          <w:sz w:val="24"/>
          <w:szCs w:val="24"/>
        </w:rPr>
        <w:t>they</w:t>
      </w:r>
      <w:ins w:id="200" w:author="Unknown">
        <w:r w:rsidRPr="00673557">
          <w:rPr>
            <w:rFonts w:ascii="Times New Roman" w:eastAsia="Times New Roman" w:hAnsi="Times New Roman" w:cs="Times New Roman"/>
            <w:sz w:val="24"/>
            <w:szCs w:val="24"/>
          </w:rPr>
          <w:t>_______ go to a dance club. While 15) ________</w:t>
        </w:r>
      </w:ins>
      <w:proofErr w:type="spellStart"/>
      <w:r w:rsidR="007E26B1">
        <w:rPr>
          <w:rFonts w:ascii="Times New Roman" w:eastAsia="Times New Roman" w:hAnsi="Times New Roman" w:cs="Times New Roman"/>
          <w:sz w:val="24"/>
          <w:szCs w:val="24"/>
        </w:rPr>
        <w:t>ny</w:t>
      </w:r>
      <w:proofErr w:type="spellEnd"/>
      <w:ins w:id="201" w:author="Unknown">
        <w:r w:rsidRPr="00673557">
          <w:rPr>
            <w:rFonts w:ascii="Times New Roman" w:eastAsia="Times New Roman" w:hAnsi="Times New Roman" w:cs="Times New Roman"/>
            <w:sz w:val="24"/>
            <w:szCs w:val="24"/>
          </w:rPr>
          <w:t>____ parents were out, 16) ______</w:t>
        </w:r>
      </w:ins>
      <w:r w:rsidR="007E26B1">
        <w:rPr>
          <w:rFonts w:ascii="Times New Roman" w:eastAsia="Times New Roman" w:hAnsi="Times New Roman" w:cs="Times New Roman"/>
          <w:sz w:val="24"/>
          <w:szCs w:val="24"/>
        </w:rPr>
        <w:t>my</w:t>
      </w:r>
      <w:ins w:id="202" w:author="Unknown">
        <w:r w:rsidRPr="00673557">
          <w:rPr>
            <w:rFonts w:ascii="Times New Roman" w:eastAsia="Times New Roman" w:hAnsi="Times New Roman" w:cs="Times New Roman"/>
            <w:sz w:val="24"/>
            <w:szCs w:val="24"/>
          </w:rPr>
          <w:t>______ grandfather told us funny stories. 17) __</w:t>
        </w:r>
      </w:ins>
      <w:r w:rsidR="007E26B1">
        <w:rPr>
          <w:rFonts w:ascii="Times New Roman" w:eastAsia="Times New Roman" w:hAnsi="Times New Roman" w:cs="Times New Roman"/>
          <w:sz w:val="24"/>
          <w:szCs w:val="24"/>
        </w:rPr>
        <w:t>i</w:t>
      </w:r>
      <w:ins w:id="203" w:author="Unknown">
        <w:r w:rsidRPr="00673557">
          <w:rPr>
            <w:rFonts w:ascii="Times New Roman" w:eastAsia="Times New Roman" w:hAnsi="Times New Roman" w:cs="Times New Roman"/>
            <w:sz w:val="24"/>
            <w:szCs w:val="24"/>
          </w:rPr>
          <w:t>__________ laughed all night. 18) ____</w:t>
        </w:r>
      </w:ins>
      <w:proofErr w:type="spellStart"/>
      <w:r w:rsidR="007E26B1">
        <w:rPr>
          <w:rFonts w:ascii="Times New Roman" w:eastAsia="Times New Roman" w:hAnsi="Times New Roman" w:cs="Times New Roman"/>
          <w:sz w:val="24"/>
          <w:szCs w:val="24"/>
        </w:rPr>
        <w:t>my</w:t>
      </w:r>
      <w:ins w:id="204" w:author="Unknown">
        <w:r w:rsidRPr="00673557">
          <w:rPr>
            <w:rFonts w:ascii="Times New Roman" w:eastAsia="Times New Roman" w:hAnsi="Times New Roman" w:cs="Times New Roman"/>
            <w:sz w:val="24"/>
            <w:szCs w:val="24"/>
          </w:rPr>
          <w:t>________grandmother</w:t>
        </w:r>
        <w:proofErr w:type="spellEnd"/>
        <w:r w:rsidRPr="00673557">
          <w:rPr>
            <w:rFonts w:ascii="Times New Roman" w:eastAsia="Times New Roman" w:hAnsi="Times New Roman" w:cs="Times New Roman"/>
            <w:sz w:val="24"/>
            <w:szCs w:val="24"/>
          </w:rPr>
          <w:t xml:space="preserve"> made pop-corn for 19) _____</w:t>
        </w:r>
      </w:ins>
      <w:r w:rsidR="00861AAC">
        <w:rPr>
          <w:rFonts w:ascii="Times New Roman" w:eastAsia="Times New Roman" w:hAnsi="Times New Roman" w:cs="Times New Roman"/>
          <w:sz w:val="24"/>
          <w:szCs w:val="24"/>
        </w:rPr>
        <w:t>me</w:t>
      </w:r>
      <w:ins w:id="205" w:author="Unknown">
        <w:r w:rsidRPr="00673557">
          <w:rPr>
            <w:rFonts w:ascii="Times New Roman" w:eastAsia="Times New Roman" w:hAnsi="Times New Roman" w:cs="Times New Roman"/>
            <w:sz w:val="24"/>
            <w:szCs w:val="24"/>
          </w:rPr>
          <w:t>_______.</w:t>
        </w:r>
      </w:ins>
    </w:p>
    <w:p w:rsidR="00673557" w:rsidRPr="00673557" w:rsidRDefault="00673557" w:rsidP="00673557">
      <w:pPr>
        <w:shd w:val="clear" w:color="auto" w:fill="FFFFFF"/>
        <w:spacing w:after="0" w:line="240" w:lineRule="auto"/>
        <w:rPr>
          <w:ins w:id="206" w:author="Unknown"/>
          <w:rFonts w:ascii="Times New Roman" w:eastAsia="Times New Roman" w:hAnsi="Times New Roman" w:cs="Times New Roman"/>
          <w:sz w:val="24"/>
          <w:szCs w:val="24"/>
        </w:rPr>
      </w:pPr>
      <w:proofErr w:type="gramStart"/>
      <w:ins w:id="207" w:author="Unknown">
        <w:r w:rsidRPr="00673557">
          <w:rPr>
            <w:rFonts w:ascii="Times New Roman" w:eastAsia="Times New Roman" w:hAnsi="Times New Roman" w:cs="Times New Roman"/>
            <w:sz w:val="24"/>
            <w:szCs w:val="24"/>
          </w:rPr>
          <w:t>In the mornings 20) ___</w:t>
        </w:r>
      </w:ins>
      <w:proofErr w:type="spellStart"/>
      <w:r w:rsidR="007E26B1">
        <w:rPr>
          <w:rFonts w:ascii="Times New Roman" w:eastAsia="Times New Roman" w:hAnsi="Times New Roman" w:cs="Times New Roman"/>
          <w:sz w:val="24"/>
          <w:szCs w:val="24"/>
        </w:rPr>
        <w:t>i</w:t>
      </w:r>
      <w:ins w:id="208" w:author="Unknown">
        <w:r w:rsidRPr="00673557">
          <w:rPr>
            <w:rFonts w:ascii="Times New Roman" w:eastAsia="Times New Roman" w:hAnsi="Times New Roman" w:cs="Times New Roman"/>
            <w:sz w:val="24"/>
            <w:szCs w:val="24"/>
          </w:rPr>
          <w:t>_________had</w:t>
        </w:r>
        <w:proofErr w:type="spellEnd"/>
        <w:r w:rsidRPr="00673557">
          <w:rPr>
            <w:rFonts w:ascii="Times New Roman" w:eastAsia="Times New Roman" w:hAnsi="Times New Roman" w:cs="Times New Roman"/>
            <w:sz w:val="24"/>
            <w:szCs w:val="24"/>
          </w:rPr>
          <w:t xml:space="preserve"> breakfast in the garden.</w:t>
        </w:r>
        <w:proofErr w:type="gramEnd"/>
        <w:r w:rsidRPr="00673557">
          <w:rPr>
            <w:rFonts w:ascii="Times New Roman" w:eastAsia="Times New Roman" w:hAnsi="Times New Roman" w:cs="Times New Roman"/>
            <w:sz w:val="24"/>
            <w:szCs w:val="24"/>
          </w:rPr>
          <w:t xml:space="preserve"> 21) ________</w:t>
        </w:r>
      </w:ins>
      <w:r w:rsidR="007E26B1">
        <w:rPr>
          <w:rFonts w:ascii="Times New Roman" w:eastAsia="Times New Roman" w:hAnsi="Times New Roman" w:cs="Times New Roman"/>
          <w:sz w:val="24"/>
          <w:szCs w:val="24"/>
        </w:rPr>
        <w:t>it</w:t>
      </w:r>
      <w:ins w:id="209" w:author="Unknown">
        <w:r w:rsidRPr="00673557">
          <w:rPr>
            <w:rFonts w:ascii="Times New Roman" w:eastAsia="Times New Roman" w:hAnsi="Times New Roman" w:cs="Times New Roman"/>
            <w:sz w:val="24"/>
            <w:szCs w:val="24"/>
          </w:rPr>
          <w:t xml:space="preserve">____ was full of flowers. There were ducks and hens in the garden. 22) </w:t>
        </w:r>
      </w:ins>
      <w:proofErr w:type="gramStart"/>
      <w:r w:rsidR="007E26B1">
        <w:rPr>
          <w:rFonts w:ascii="Times New Roman" w:eastAsia="Times New Roman" w:hAnsi="Times New Roman" w:cs="Times New Roman"/>
          <w:sz w:val="24"/>
          <w:szCs w:val="24"/>
        </w:rPr>
        <w:t>i</w:t>
      </w:r>
      <w:proofErr w:type="gramEnd"/>
      <w:ins w:id="210" w:author="Unknown">
        <w:r w:rsidRPr="00673557">
          <w:rPr>
            <w:rFonts w:ascii="Times New Roman" w:eastAsia="Times New Roman" w:hAnsi="Times New Roman" w:cs="Times New Roman"/>
            <w:sz w:val="24"/>
            <w:szCs w:val="24"/>
          </w:rPr>
          <w:t>____________ played with the ducks and the hen. 23) ______</w:t>
        </w:r>
      </w:ins>
      <w:r w:rsidR="007E26B1">
        <w:rPr>
          <w:rFonts w:ascii="Times New Roman" w:eastAsia="Times New Roman" w:hAnsi="Times New Roman" w:cs="Times New Roman"/>
          <w:sz w:val="24"/>
          <w:szCs w:val="24"/>
        </w:rPr>
        <w:t>they</w:t>
      </w:r>
      <w:ins w:id="211" w:author="Unknown">
        <w:r w:rsidRPr="00673557">
          <w:rPr>
            <w:rFonts w:ascii="Times New Roman" w:eastAsia="Times New Roman" w:hAnsi="Times New Roman" w:cs="Times New Roman"/>
            <w:sz w:val="24"/>
            <w:szCs w:val="24"/>
          </w:rPr>
          <w:t xml:space="preserve">______ </w:t>
        </w:r>
        <w:proofErr w:type="gramStart"/>
        <w:r w:rsidRPr="00673557">
          <w:rPr>
            <w:rFonts w:ascii="Times New Roman" w:eastAsia="Times New Roman" w:hAnsi="Times New Roman" w:cs="Times New Roman"/>
            <w:sz w:val="24"/>
            <w:szCs w:val="24"/>
          </w:rPr>
          <w:t>were</w:t>
        </w:r>
        <w:proofErr w:type="gramEnd"/>
        <w:r w:rsidRPr="00673557">
          <w:rPr>
            <w:rFonts w:ascii="Times New Roman" w:eastAsia="Times New Roman" w:hAnsi="Times New Roman" w:cs="Times New Roman"/>
            <w:sz w:val="24"/>
            <w:szCs w:val="24"/>
          </w:rPr>
          <w:t xml:space="preserve"> very lovely. 24) ______</w:t>
        </w:r>
      </w:ins>
      <w:r w:rsidR="007E26B1">
        <w:rPr>
          <w:rFonts w:ascii="Times New Roman" w:eastAsia="Times New Roman" w:hAnsi="Times New Roman" w:cs="Times New Roman"/>
          <w:sz w:val="24"/>
          <w:szCs w:val="24"/>
        </w:rPr>
        <w:t>it</w:t>
      </w:r>
      <w:ins w:id="212" w:author="Unknown">
        <w:r w:rsidRPr="00673557">
          <w:rPr>
            <w:rFonts w:ascii="Times New Roman" w:eastAsia="Times New Roman" w:hAnsi="Times New Roman" w:cs="Times New Roman"/>
            <w:sz w:val="24"/>
            <w:szCs w:val="24"/>
          </w:rPr>
          <w:t>______ was a very beautiful holiday. 25) ____</w:t>
        </w:r>
      </w:ins>
      <w:r w:rsidR="007E26B1">
        <w:rPr>
          <w:rFonts w:ascii="Times New Roman" w:eastAsia="Times New Roman" w:hAnsi="Times New Roman" w:cs="Times New Roman"/>
          <w:sz w:val="24"/>
          <w:szCs w:val="24"/>
        </w:rPr>
        <w:t>i</w:t>
      </w:r>
      <w:ins w:id="213" w:author="Unknown">
        <w:r w:rsidRPr="00673557">
          <w:rPr>
            <w:rFonts w:ascii="Times New Roman" w:eastAsia="Times New Roman" w:hAnsi="Times New Roman" w:cs="Times New Roman"/>
            <w:sz w:val="24"/>
            <w:szCs w:val="24"/>
          </w:rPr>
          <w:t>________ am waiting for next visit to 26) ____</w:t>
        </w:r>
      </w:ins>
      <w:r w:rsidR="007E26B1">
        <w:rPr>
          <w:rFonts w:ascii="Times New Roman" w:eastAsia="Times New Roman" w:hAnsi="Times New Roman" w:cs="Times New Roman"/>
          <w:sz w:val="24"/>
          <w:szCs w:val="24"/>
        </w:rPr>
        <w:t>my</w:t>
      </w:r>
      <w:ins w:id="214" w:author="Unknown">
        <w:r w:rsidRPr="00673557">
          <w:rPr>
            <w:rFonts w:ascii="Times New Roman" w:eastAsia="Times New Roman" w:hAnsi="Times New Roman" w:cs="Times New Roman"/>
            <w:sz w:val="24"/>
            <w:szCs w:val="24"/>
          </w:rPr>
          <w:t>________ parents impatiently.</w:t>
        </w:r>
      </w:ins>
    </w:p>
    <w:p w:rsidR="00673557" w:rsidRPr="00673557" w:rsidRDefault="00673557" w:rsidP="00673557">
      <w:pPr>
        <w:shd w:val="clear" w:color="auto" w:fill="FFFFFF"/>
        <w:spacing w:after="0" w:line="240" w:lineRule="auto"/>
        <w:rPr>
          <w:ins w:id="215" w:author="Unknown"/>
          <w:rFonts w:ascii="Times New Roman" w:eastAsia="Times New Roman" w:hAnsi="Times New Roman" w:cs="Times New Roman"/>
          <w:sz w:val="24"/>
          <w:szCs w:val="24"/>
        </w:rPr>
      </w:pPr>
      <w:ins w:id="216" w:author="Unknown">
        <w:r w:rsidRPr="00673557">
          <w:rPr>
            <w:rFonts w:ascii="Times New Roman" w:eastAsia="Times New Roman" w:hAnsi="Times New Roman" w:cs="Times New Roman"/>
            <w:b/>
            <w:bCs/>
            <w:sz w:val="24"/>
            <w:szCs w:val="24"/>
            <w:bdr w:val="none" w:sz="0" w:space="0" w:color="auto" w:frame="1"/>
          </w:rPr>
          <w:t>Exercise 8: Fill in the blanks with proper words</w:t>
        </w:r>
      </w:ins>
    </w:p>
    <w:p w:rsidR="00673557" w:rsidRPr="00673557" w:rsidRDefault="00673557" w:rsidP="00673557">
      <w:pPr>
        <w:shd w:val="clear" w:color="auto" w:fill="FFFFFF"/>
        <w:spacing w:after="0" w:line="240" w:lineRule="auto"/>
        <w:rPr>
          <w:ins w:id="217" w:author="Unknown"/>
          <w:rFonts w:ascii="Times New Roman" w:eastAsia="Times New Roman" w:hAnsi="Times New Roman" w:cs="Times New Roman"/>
          <w:sz w:val="24"/>
          <w:szCs w:val="24"/>
        </w:rPr>
      </w:pPr>
      <w:ins w:id="218" w:author="Unknown">
        <w:r w:rsidRPr="00673557">
          <w:rPr>
            <w:rFonts w:ascii="Times New Roman" w:eastAsia="Times New Roman" w:hAnsi="Times New Roman" w:cs="Times New Roman"/>
            <w:sz w:val="24"/>
            <w:szCs w:val="24"/>
          </w:rPr>
          <w:t>1. My father goes to work by ____</w:t>
        </w:r>
      </w:ins>
      <w:r w:rsidR="00463DC8">
        <w:rPr>
          <w:rFonts w:ascii="Times New Roman" w:eastAsia="Times New Roman" w:hAnsi="Times New Roman" w:cs="Times New Roman"/>
          <w:sz w:val="24"/>
          <w:szCs w:val="24"/>
        </w:rPr>
        <w:t>his</w:t>
      </w:r>
      <w:ins w:id="219" w:author="Unknown">
        <w:r w:rsidRPr="00673557">
          <w:rPr>
            <w:rFonts w:ascii="Times New Roman" w:eastAsia="Times New Roman" w:hAnsi="Times New Roman" w:cs="Times New Roman"/>
            <w:sz w:val="24"/>
            <w:szCs w:val="24"/>
          </w:rPr>
          <w:t>________ car. _____</w:t>
        </w:r>
      </w:ins>
      <w:r w:rsidR="00FD7462">
        <w:rPr>
          <w:rFonts w:ascii="Times New Roman" w:eastAsia="Times New Roman" w:hAnsi="Times New Roman" w:cs="Times New Roman"/>
          <w:sz w:val="24"/>
          <w:szCs w:val="24"/>
        </w:rPr>
        <w:t>he</w:t>
      </w:r>
      <w:ins w:id="220" w:author="Unknown">
        <w:r w:rsidRPr="00673557">
          <w:rPr>
            <w:rFonts w:ascii="Times New Roman" w:eastAsia="Times New Roman" w:hAnsi="Times New Roman" w:cs="Times New Roman"/>
            <w:sz w:val="24"/>
            <w:szCs w:val="24"/>
          </w:rPr>
          <w:t>_______ drives well.</w:t>
        </w:r>
      </w:ins>
    </w:p>
    <w:p w:rsidR="00673557" w:rsidRPr="00673557" w:rsidRDefault="00673557" w:rsidP="00673557">
      <w:pPr>
        <w:shd w:val="clear" w:color="auto" w:fill="FFFFFF"/>
        <w:spacing w:after="0" w:line="240" w:lineRule="auto"/>
        <w:rPr>
          <w:ins w:id="221" w:author="Unknown"/>
          <w:rFonts w:ascii="Times New Roman" w:eastAsia="Times New Roman" w:hAnsi="Times New Roman" w:cs="Times New Roman"/>
          <w:sz w:val="24"/>
          <w:szCs w:val="24"/>
        </w:rPr>
      </w:pPr>
      <w:ins w:id="222" w:author="Unknown">
        <w:r w:rsidRPr="00673557">
          <w:rPr>
            <w:rFonts w:ascii="Times New Roman" w:eastAsia="Times New Roman" w:hAnsi="Times New Roman" w:cs="Times New Roman"/>
            <w:sz w:val="24"/>
            <w:szCs w:val="24"/>
          </w:rPr>
          <w:t>2. ______</w:t>
        </w:r>
      </w:ins>
      <w:r w:rsidR="00FD7462">
        <w:rPr>
          <w:rFonts w:ascii="Times New Roman" w:eastAsia="Times New Roman" w:hAnsi="Times New Roman" w:cs="Times New Roman"/>
          <w:sz w:val="24"/>
          <w:szCs w:val="24"/>
        </w:rPr>
        <w:t>he</w:t>
      </w:r>
      <w:ins w:id="223" w:author="Unknown">
        <w:r w:rsidRPr="00673557">
          <w:rPr>
            <w:rFonts w:ascii="Times New Roman" w:eastAsia="Times New Roman" w:hAnsi="Times New Roman" w:cs="Times New Roman"/>
            <w:sz w:val="24"/>
            <w:szCs w:val="24"/>
          </w:rPr>
          <w:t xml:space="preserve">______ is </w:t>
        </w:r>
        <w:proofErr w:type="spellStart"/>
        <w:r w:rsidRPr="00673557">
          <w:rPr>
            <w:rFonts w:ascii="Times New Roman" w:eastAsia="Times New Roman" w:hAnsi="Times New Roman" w:cs="Times New Roman"/>
            <w:sz w:val="24"/>
            <w:szCs w:val="24"/>
          </w:rPr>
          <w:t>boirng</w:t>
        </w:r>
        <w:proofErr w:type="spellEnd"/>
        <w:r w:rsidRPr="00673557">
          <w:rPr>
            <w:rFonts w:ascii="Times New Roman" w:eastAsia="Times New Roman" w:hAnsi="Times New Roman" w:cs="Times New Roman"/>
            <w:sz w:val="24"/>
            <w:szCs w:val="24"/>
          </w:rPr>
          <w:t xml:space="preserve"> to stay at home. There is nothing to do.</w:t>
        </w:r>
      </w:ins>
    </w:p>
    <w:p w:rsidR="00673557" w:rsidRPr="00673557" w:rsidRDefault="00673557" w:rsidP="00673557">
      <w:pPr>
        <w:shd w:val="clear" w:color="auto" w:fill="FFFFFF"/>
        <w:spacing w:after="0" w:line="240" w:lineRule="auto"/>
        <w:rPr>
          <w:ins w:id="224" w:author="Unknown"/>
          <w:rFonts w:ascii="Times New Roman" w:eastAsia="Times New Roman" w:hAnsi="Times New Roman" w:cs="Times New Roman"/>
          <w:sz w:val="24"/>
          <w:szCs w:val="24"/>
        </w:rPr>
      </w:pPr>
      <w:ins w:id="225" w:author="Unknown">
        <w:r w:rsidRPr="00673557">
          <w:rPr>
            <w:rFonts w:ascii="Times New Roman" w:eastAsia="Times New Roman" w:hAnsi="Times New Roman" w:cs="Times New Roman"/>
            <w:sz w:val="24"/>
            <w:szCs w:val="24"/>
          </w:rPr>
          <w:t>3. In _____</w:t>
        </w:r>
      </w:ins>
      <w:r w:rsidR="00FD7462">
        <w:rPr>
          <w:rFonts w:ascii="Times New Roman" w:eastAsia="Times New Roman" w:hAnsi="Times New Roman" w:cs="Times New Roman"/>
          <w:sz w:val="24"/>
          <w:szCs w:val="24"/>
        </w:rPr>
        <w:t>my</w:t>
      </w:r>
      <w:ins w:id="226" w:author="Unknown">
        <w:r w:rsidRPr="00673557">
          <w:rPr>
            <w:rFonts w:ascii="Times New Roman" w:eastAsia="Times New Roman" w:hAnsi="Times New Roman" w:cs="Times New Roman"/>
            <w:sz w:val="24"/>
            <w:szCs w:val="24"/>
          </w:rPr>
          <w:t xml:space="preserve">_______ free time, I play the </w:t>
        </w:r>
        <w:proofErr w:type="spellStart"/>
        <w:r w:rsidRPr="00673557">
          <w:rPr>
            <w:rFonts w:ascii="Times New Roman" w:eastAsia="Times New Roman" w:hAnsi="Times New Roman" w:cs="Times New Roman"/>
            <w:sz w:val="24"/>
            <w:szCs w:val="24"/>
          </w:rPr>
          <w:t>pinao</w:t>
        </w:r>
        <w:proofErr w:type="spellEnd"/>
        <w:r w:rsidRPr="00673557">
          <w:rPr>
            <w:rFonts w:ascii="Times New Roman" w:eastAsia="Times New Roman" w:hAnsi="Times New Roman" w:cs="Times New Roman"/>
            <w:sz w:val="24"/>
            <w:szCs w:val="24"/>
          </w:rPr>
          <w:t xml:space="preserve"> with ___</w:t>
        </w:r>
      </w:ins>
      <w:r w:rsidR="00FD7462">
        <w:rPr>
          <w:rFonts w:ascii="Times New Roman" w:eastAsia="Times New Roman" w:hAnsi="Times New Roman" w:cs="Times New Roman"/>
          <w:sz w:val="24"/>
          <w:szCs w:val="24"/>
        </w:rPr>
        <w:t>my</w:t>
      </w:r>
      <w:ins w:id="227" w:author="Unknown">
        <w:r w:rsidRPr="00673557">
          <w:rPr>
            <w:rFonts w:ascii="Times New Roman" w:eastAsia="Times New Roman" w:hAnsi="Times New Roman" w:cs="Times New Roman"/>
            <w:sz w:val="24"/>
            <w:szCs w:val="24"/>
          </w:rPr>
          <w:t>_________ mother</w:t>
        </w:r>
      </w:ins>
    </w:p>
    <w:p w:rsidR="00673557" w:rsidRPr="00673557" w:rsidRDefault="00673557" w:rsidP="00673557">
      <w:pPr>
        <w:shd w:val="clear" w:color="auto" w:fill="FFFFFF"/>
        <w:spacing w:after="0" w:line="240" w:lineRule="auto"/>
        <w:rPr>
          <w:ins w:id="228" w:author="Unknown"/>
          <w:rFonts w:ascii="Times New Roman" w:eastAsia="Times New Roman" w:hAnsi="Times New Roman" w:cs="Times New Roman"/>
          <w:sz w:val="24"/>
          <w:szCs w:val="24"/>
        </w:rPr>
      </w:pPr>
      <w:ins w:id="229" w:author="Unknown">
        <w:r w:rsidRPr="00673557">
          <w:rPr>
            <w:rFonts w:ascii="Times New Roman" w:eastAsia="Times New Roman" w:hAnsi="Times New Roman" w:cs="Times New Roman"/>
            <w:sz w:val="24"/>
            <w:szCs w:val="24"/>
          </w:rPr>
          <w:t>4. My little cat is very lovely. ____</w:t>
        </w:r>
      </w:ins>
      <w:r w:rsidR="00FD7462">
        <w:rPr>
          <w:rFonts w:ascii="Times New Roman" w:eastAsia="Times New Roman" w:hAnsi="Times New Roman" w:cs="Times New Roman"/>
          <w:sz w:val="24"/>
          <w:szCs w:val="24"/>
        </w:rPr>
        <w:t>it</w:t>
      </w:r>
      <w:ins w:id="230" w:author="Unknown">
        <w:r w:rsidRPr="00673557">
          <w:rPr>
            <w:rFonts w:ascii="Times New Roman" w:eastAsia="Times New Roman" w:hAnsi="Times New Roman" w:cs="Times New Roman"/>
            <w:sz w:val="24"/>
            <w:szCs w:val="24"/>
          </w:rPr>
          <w:t>________ loves milk.</w:t>
        </w:r>
      </w:ins>
    </w:p>
    <w:p w:rsidR="00673557" w:rsidRPr="00673557" w:rsidRDefault="00673557" w:rsidP="00673557">
      <w:pPr>
        <w:shd w:val="clear" w:color="auto" w:fill="FFFFFF"/>
        <w:spacing w:after="0" w:line="240" w:lineRule="auto"/>
        <w:rPr>
          <w:ins w:id="231" w:author="Unknown"/>
          <w:rFonts w:ascii="Times New Roman" w:eastAsia="Times New Roman" w:hAnsi="Times New Roman" w:cs="Times New Roman"/>
          <w:sz w:val="24"/>
          <w:szCs w:val="24"/>
        </w:rPr>
      </w:pPr>
      <w:ins w:id="232" w:author="Unknown">
        <w:r w:rsidRPr="00673557">
          <w:rPr>
            <w:rFonts w:ascii="Times New Roman" w:eastAsia="Times New Roman" w:hAnsi="Times New Roman" w:cs="Times New Roman"/>
            <w:sz w:val="24"/>
            <w:szCs w:val="24"/>
          </w:rPr>
          <w:t>5. Su and Ali are good friends. ______</w:t>
        </w:r>
      </w:ins>
      <w:r w:rsidR="00FD7462">
        <w:rPr>
          <w:rFonts w:ascii="Times New Roman" w:eastAsia="Times New Roman" w:hAnsi="Times New Roman" w:cs="Times New Roman"/>
          <w:sz w:val="24"/>
          <w:szCs w:val="24"/>
        </w:rPr>
        <w:t>they</w:t>
      </w:r>
      <w:ins w:id="233" w:author="Unknown">
        <w:r w:rsidRPr="00673557">
          <w:rPr>
            <w:rFonts w:ascii="Times New Roman" w:eastAsia="Times New Roman" w:hAnsi="Times New Roman" w:cs="Times New Roman"/>
            <w:sz w:val="24"/>
            <w:szCs w:val="24"/>
          </w:rPr>
          <w:t>______ are always together.</w:t>
        </w:r>
      </w:ins>
    </w:p>
    <w:p w:rsidR="00673557" w:rsidRPr="00673557" w:rsidRDefault="00673557" w:rsidP="00673557">
      <w:pPr>
        <w:shd w:val="clear" w:color="auto" w:fill="FFFFFF"/>
        <w:spacing w:after="0" w:line="240" w:lineRule="auto"/>
        <w:rPr>
          <w:ins w:id="234" w:author="Unknown"/>
          <w:rFonts w:ascii="Times New Roman" w:eastAsia="Times New Roman" w:hAnsi="Times New Roman" w:cs="Times New Roman"/>
          <w:sz w:val="24"/>
          <w:szCs w:val="24"/>
        </w:rPr>
      </w:pPr>
      <w:ins w:id="235" w:author="Unknown">
        <w:r w:rsidRPr="00673557">
          <w:rPr>
            <w:rFonts w:ascii="Times New Roman" w:eastAsia="Times New Roman" w:hAnsi="Times New Roman" w:cs="Times New Roman"/>
            <w:sz w:val="24"/>
            <w:szCs w:val="24"/>
          </w:rPr>
          <w:t>6. Anna plays football on Saturday nights. ______</w:t>
        </w:r>
      </w:ins>
      <w:r w:rsidR="00FD7462">
        <w:rPr>
          <w:rFonts w:ascii="Times New Roman" w:eastAsia="Times New Roman" w:hAnsi="Times New Roman" w:cs="Times New Roman"/>
          <w:sz w:val="24"/>
          <w:szCs w:val="24"/>
        </w:rPr>
        <w:t>she</w:t>
      </w:r>
      <w:ins w:id="236" w:author="Unknown">
        <w:r w:rsidRPr="00673557">
          <w:rPr>
            <w:rFonts w:ascii="Times New Roman" w:eastAsia="Times New Roman" w:hAnsi="Times New Roman" w:cs="Times New Roman"/>
            <w:sz w:val="24"/>
            <w:szCs w:val="24"/>
          </w:rPr>
          <w:t>______ plays wonderful.</w:t>
        </w:r>
      </w:ins>
    </w:p>
    <w:p w:rsidR="00673557" w:rsidRPr="00673557" w:rsidRDefault="00673557" w:rsidP="00673557">
      <w:pPr>
        <w:shd w:val="clear" w:color="auto" w:fill="FFFFFF"/>
        <w:spacing w:after="0" w:line="240" w:lineRule="auto"/>
        <w:rPr>
          <w:ins w:id="237" w:author="Unknown"/>
          <w:rFonts w:ascii="Times New Roman" w:eastAsia="Times New Roman" w:hAnsi="Times New Roman" w:cs="Times New Roman"/>
          <w:sz w:val="24"/>
          <w:szCs w:val="24"/>
        </w:rPr>
      </w:pPr>
      <w:ins w:id="238" w:author="Unknown">
        <w:r w:rsidRPr="00673557">
          <w:rPr>
            <w:rFonts w:ascii="Times New Roman" w:eastAsia="Times New Roman" w:hAnsi="Times New Roman" w:cs="Times New Roman"/>
            <w:sz w:val="24"/>
            <w:szCs w:val="24"/>
          </w:rPr>
          <w:t>7. I bought a new bicycle. _______</w:t>
        </w:r>
      </w:ins>
      <w:r w:rsidR="00FD7462">
        <w:rPr>
          <w:rFonts w:ascii="Times New Roman" w:eastAsia="Times New Roman" w:hAnsi="Times New Roman" w:cs="Times New Roman"/>
          <w:sz w:val="24"/>
          <w:szCs w:val="24"/>
        </w:rPr>
        <w:t>it</w:t>
      </w:r>
      <w:ins w:id="239" w:author="Unknown">
        <w:r w:rsidRPr="00673557">
          <w:rPr>
            <w:rFonts w:ascii="Times New Roman" w:eastAsia="Times New Roman" w:hAnsi="Times New Roman" w:cs="Times New Roman"/>
            <w:sz w:val="24"/>
            <w:szCs w:val="24"/>
          </w:rPr>
          <w:t>_____ is red.</w:t>
        </w:r>
      </w:ins>
    </w:p>
    <w:p w:rsidR="00673557" w:rsidRPr="00673557" w:rsidRDefault="00673557" w:rsidP="00673557">
      <w:pPr>
        <w:shd w:val="clear" w:color="auto" w:fill="FFFFFF"/>
        <w:spacing w:after="0" w:line="240" w:lineRule="auto"/>
        <w:jc w:val="center"/>
        <w:rPr>
          <w:ins w:id="240" w:author="Unknown"/>
          <w:rFonts w:ascii="Times New Roman" w:eastAsia="Times New Roman" w:hAnsi="Times New Roman" w:cs="Times New Roman"/>
          <w:sz w:val="24"/>
          <w:szCs w:val="24"/>
        </w:rPr>
      </w:pPr>
      <w:ins w:id="241" w:author="Unknown">
        <w:r w:rsidRPr="00673557">
          <w:rPr>
            <w:rFonts w:ascii="Times New Roman" w:eastAsia="Times New Roman" w:hAnsi="Times New Roman" w:cs="Times New Roman"/>
            <w:b/>
            <w:bCs/>
            <w:sz w:val="24"/>
            <w:szCs w:val="24"/>
            <w:bdr w:val="none" w:sz="0" w:space="0" w:color="auto" w:frame="1"/>
          </w:rPr>
          <w:t>-The end-</w:t>
        </w:r>
      </w:ins>
    </w:p>
    <w:p w:rsidR="00673557" w:rsidRPr="00673557" w:rsidRDefault="00673557" w:rsidP="00673557">
      <w:pPr>
        <w:shd w:val="clear" w:color="auto" w:fill="FFFFFF"/>
        <w:spacing w:after="0" w:line="240" w:lineRule="auto"/>
        <w:jc w:val="center"/>
        <w:outlineLvl w:val="1"/>
        <w:rPr>
          <w:ins w:id="242" w:author="Unknown"/>
          <w:rFonts w:ascii="Times New Roman" w:eastAsia="Times New Roman" w:hAnsi="Times New Roman" w:cs="Times New Roman"/>
          <w:b/>
          <w:bCs/>
          <w:color w:val="003399"/>
          <w:sz w:val="36"/>
          <w:szCs w:val="36"/>
        </w:rPr>
      </w:pPr>
      <w:proofErr w:type="spellStart"/>
      <w:ins w:id="243" w:author="Unknown">
        <w:r w:rsidRPr="00673557">
          <w:rPr>
            <w:rFonts w:ascii="Times New Roman" w:eastAsia="Times New Roman" w:hAnsi="Times New Roman" w:cs="Times New Roman"/>
            <w:b/>
            <w:bCs/>
            <w:color w:val="003399"/>
            <w:sz w:val="36"/>
            <w:szCs w:val="36"/>
          </w:rPr>
          <w:t>Đáp</w:t>
        </w:r>
        <w:proofErr w:type="spellEnd"/>
        <w:r w:rsidRPr="00673557">
          <w:rPr>
            <w:rFonts w:ascii="Times New Roman" w:eastAsia="Times New Roman" w:hAnsi="Times New Roman" w:cs="Times New Roman"/>
            <w:b/>
            <w:bCs/>
            <w:color w:val="003399"/>
            <w:sz w:val="36"/>
            <w:szCs w:val="36"/>
          </w:rPr>
          <w:t xml:space="preserve"> </w:t>
        </w:r>
        <w:proofErr w:type="spellStart"/>
        <w:proofErr w:type="gramStart"/>
        <w:r w:rsidRPr="00673557">
          <w:rPr>
            <w:rFonts w:ascii="Times New Roman" w:eastAsia="Times New Roman" w:hAnsi="Times New Roman" w:cs="Times New Roman"/>
            <w:b/>
            <w:bCs/>
            <w:color w:val="003399"/>
            <w:sz w:val="36"/>
            <w:szCs w:val="36"/>
          </w:rPr>
          <w:t>án</w:t>
        </w:r>
        <w:proofErr w:type="spellEnd"/>
        <w:proofErr w:type="gramEnd"/>
        <w:r w:rsidRPr="00673557">
          <w:rPr>
            <w:rFonts w:ascii="Times New Roman" w:eastAsia="Times New Roman" w:hAnsi="Times New Roman" w:cs="Times New Roman"/>
            <w:b/>
            <w:bCs/>
            <w:color w:val="003399"/>
            <w:sz w:val="36"/>
            <w:szCs w:val="36"/>
          </w:rPr>
          <w:t xml:space="preserve"> </w:t>
        </w:r>
        <w:proofErr w:type="spellStart"/>
        <w:r w:rsidRPr="00673557">
          <w:rPr>
            <w:rFonts w:ascii="Times New Roman" w:eastAsia="Times New Roman" w:hAnsi="Times New Roman" w:cs="Times New Roman"/>
            <w:b/>
            <w:bCs/>
            <w:color w:val="003399"/>
            <w:sz w:val="36"/>
            <w:szCs w:val="36"/>
          </w:rPr>
          <w:t>bài</w:t>
        </w:r>
        <w:proofErr w:type="spellEnd"/>
        <w:r w:rsidRPr="00673557">
          <w:rPr>
            <w:rFonts w:ascii="Times New Roman" w:eastAsia="Times New Roman" w:hAnsi="Times New Roman" w:cs="Times New Roman"/>
            <w:b/>
            <w:bCs/>
            <w:color w:val="003399"/>
            <w:sz w:val="36"/>
            <w:szCs w:val="36"/>
          </w:rPr>
          <w:t xml:space="preserve"> </w:t>
        </w:r>
        <w:proofErr w:type="spellStart"/>
        <w:r w:rsidRPr="00673557">
          <w:rPr>
            <w:rFonts w:ascii="Times New Roman" w:eastAsia="Times New Roman" w:hAnsi="Times New Roman" w:cs="Times New Roman"/>
            <w:b/>
            <w:bCs/>
            <w:color w:val="003399"/>
            <w:sz w:val="36"/>
            <w:szCs w:val="36"/>
          </w:rPr>
          <w:t>tập</w:t>
        </w:r>
        <w:proofErr w:type="spellEnd"/>
        <w:r w:rsidRPr="00673557">
          <w:rPr>
            <w:rFonts w:ascii="Times New Roman" w:eastAsia="Times New Roman" w:hAnsi="Times New Roman" w:cs="Times New Roman"/>
            <w:b/>
            <w:bCs/>
            <w:color w:val="003399"/>
            <w:sz w:val="36"/>
            <w:szCs w:val="36"/>
          </w:rPr>
          <w:t xml:space="preserve"> </w:t>
        </w:r>
        <w:proofErr w:type="spellStart"/>
        <w:r w:rsidRPr="00673557">
          <w:rPr>
            <w:rFonts w:ascii="Times New Roman" w:eastAsia="Times New Roman" w:hAnsi="Times New Roman" w:cs="Times New Roman"/>
            <w:b/>
            <w:bCs/>
            <w:color w:val="003399"/>
            <w:sz w:val="36"/>
            <w:szCs w:val="36"/>
          </w:rPr>
          <w:t>luyện</w:t>
        </w:r>
        <w:proofErr w:type="spellEnd"/>
        <w:r w:rsidRPr="00673557">
          <w:rPr>
            <w:rFonts w:ascii="Times New Roman" w:eastAsia="Times New Roman" w:hAnsi="Times New Roman" w:cs="Times New Roman"/>
            <w:b/>
            <w:bCs/>
            <w:color w:val="003399"/>
            <w:sz w:val="36"/>
            <w:szCs w:val="36"/>
          </w:rPr>
          <w:t xml:space="preserve"> </w:t>
        </w:r>
        <w:proofErr w:type="spellStart"/>
        <w:r w:rsidRPr="00673557">
          <w:rPr>
            <w:rFonts w:ascii="Times New Roman" w:eastAsia="Times New Roman" w:hAnsi="Times New Roman" w:cs="Times New Roman"/>
            <w:b/>
            <w:bCs/>
            <w:color w:val="003399"/>
            <w:sz w:val="36"/>
            <w:szCs w:val="36"/>
          </w:rPr>
          <w:t>tập</w:t>
        </w:r>
        <w:proofErr w:type="spellEnd"/>
      </w:ins>
    </w:p>
    <w:p w:rsidR="00673557" w:rsidRPr="00673557" w:rsidRDefault="00673557" w:rsidP="00673557">
      <w:pPr>
        <w:shd w:val="clear" w:color="auto" w:fill="FFFFFF"/>
        <w:spacing w:after="0" w:line="240" w:lineRule="auto"/>
        <w:jc w:val="both"/>
        <w:rPr>
          <w:ins w:id="244" w:author="Unknown"/>
          <w:rFonts w:ascii="Times New Roman" w:eastAsia="Times New Roman" w:hAnsi="Times New Roman" w:cs="Times New Roman"/>
          <w:sz w:val="24"/>
          <w:szCs w:val="24"/>
        </w:rPr>
      </w:pPr>
      <w:ins w:id="245" w:author="Unknown">
        <w:r w:rsidRPr="00673557">
          <w:rPr>
            <w:rFonts w:ascii="Times New Roman" w:eastAsia="Times New Roman" w:hAnsi="Times New Roman" w:cs="Times New Roman"/>
            <w:b/>
            <w:bCs/>
            <w:sz w:val="24"/>
            <w:szCs w:val="24"/>
            <w:bdr w:val="none" w:sz="0" w:space="0" w:color="auto" w:frame="1"/>
          </w:rPr>
          <w:t>Exercise 1: Complete the sentences. Use the correct possessive adjective or possessive pronoun</w:t>
        </w:r>
      </w:ins>
    </w:p>
    <w:p w:rsidR="00673557" w:rsidRPr="00673557" w:rsidRDefault="00673557" w:rsidP="00673557">
      <w:pPr>
        <w:shd w:val="clear" w:color="auto" w:fill="FFFFFF"/>
        <w:spacing w:after="0" w:line="240" w:lineRule="auto"/>
        <w:jc w:val="both"/>
        <w:rPr>
          <w:ins w:id="246" w:author="Unknown"/>
          <w:rFonts w:ascii="Times New Roman" w:eastAsia="Times New Roman" w:hAnsi="Times New Roman" w:cs="Times New Roman"/>
          <w:sz w:val="24"/>
          <w:szCs w:val="24"/>
        </w:rPr>
      </w:pPr>
      <w:ins w:id="247" w:author="Unknown">
        <w:r w:rsidRPr="00673557">
          <w:rPr>
            <w:rFonts w:ascii="Times New Roman" w:eastAsia="Times New Roman" w:hAnsi="Times New Roman" w:cs="Times New Roman"/>
            <w:sz w:val="24"/>
            <w:szCs w:val="24"/>
          </w:rPr>
          <w:t>1. I’ve got a watch. This is ___my____ watch.</w:t>
        </w:r>
      </w:ins>
    </w:p>
    <w:p w:rsidR="00673557" w:rsidRPr="00673557" w:rsidRDefault="00673557" w:rsidP="00673557">
      <w:pPr>
        <w:shd w:val="clear" w:color="auto" w:fill="FFFFFF"/>
        <w:spacing w:after="0" w:line="240" w:lineRule="auto"/>
        <w:jc w:val="both"/>
        <w:rPr>
          <w:ins w:id="248" w:author="Unknown"/>
          <w:rFonts w:ascii="Times New Roman" w:eastAsia="Times New Roman" w:hAnsi="Times New Roman" w:cs="Times New Roman"/>
          <w:sz w:val="24"/>
          <w:szCs w:val="24"/>
        </w:rPr>
      </w:pPr>
      <w:ins w:id="249" w:author="Unknown">
        <w:r w:rsidRPr="00673557">
          <w:rPr>
            <w:rFonts w:ascii="Times New Roman" w:eastAsia="Times New Roman" w:hAnsi="Times New Roman" w:cs="Times New Roman"/>
            <w:sz w:val="24"/>
            <w:szCs w:val="24"/>
          </w:rPr>
          <w:t>2. My friends and I have got sweets. The sweets are ___ours____.</w:t>
        </w:r>
      </w:ins>
    </w:p>
    <w:p w:rsidR="00673557" w:rsidRPr="00673557" w:rsidRDefault="00673557" w:rsidP="00673557">
      <w:pPr>
        <w:shd w:val="clear" w:color="auto" w:fill="FFFFFF"/>
        <w:spacing w:after="0" w:line="240" w:lineRule="auto"/>
        <w:jc w:val="both"/>
        <w:rPr>
          <w:ins w:id="250" w:author="Unknown"/>
          <w:rFonts w:ascii="Times New Roman" w:eastAsia="Times New Roman" w:hAnsi="Times New Roman" w:cs="Times New Roman"/>
          <w:sz w:val="24"/>
          <w:szCs w:val="24"/>
        </w:rPr>
      </w:pPr>
      <w:ins w:id="251" w:author="Unknown">
        <w:r w:rsidRPr="00673557">
          <w:rPr>
            <w:rFonts w:ascii="Times New Roman" w:eastAsia="Times New Roman" w:hAnsi="Times New Roman" w:cs="Times New Roman"/>
            <w:sz w:val="24"/>
            <w:szCs w:val="24"/>
          </w:rPr>
          <w:lastRenderedPageBreak/>
          <w:t>3. Mum has got a new bag. That’s ___her____ bag.</w:t>
        </w:r>
      </w:ins>
    </w:p>
    <w:p w:rsidR="00673557" w:rsidRPr="00673557" w:rsidRDefault="00673557" w:rsidP="00673557">
      <w:pPr>
        <w:shd w:val="clear" w:color="auto" w:fill="FFFFFF"/>
        <w:spacing w:after="0" w:line="240" w:lineRule="auto"/>
        <w:jc w:val="both"/>
        <w:rPr>
          <w:ins w:id="252" w:author="Unknown"/>
          <w:rFonts w:ascii="Times New Roman" w:eastAsia="Times New Roman" w:hAnsi="Times New Roman" w:cs="Times New Roman"/>
          <w:sz w:val="24"/>
          <w:szCs w:val="24"/>
        </w:rPr>
      </w:pPr>
      <w:ins w:id="253" w:author="Unknown">
        <w:r w:rsidRPr="00673557">
          <w:rPr>
            <w:rFonts w:ascii="Times New Roman" w:eastAsia="Times New Roman" w:hAnsi="Times New Roman" w:cs="Times New Roman"/>
            <w:sz w:val="24"/>
            <w:szCs w:val="24"/>
          </w:rPr>
          <w:t>4. Peter has got a kite. The kite is ___his______.</w:t>
        </w:r>
      </w:ins>
    </w:p>
    <w:p w:rsidR="00673557" w:rsidRPr="00673557" w:rsidRDefault="00673557" w:rsidP="00673557">
      <w:pPr>
        <w:shd w:val="clear" w:color="auto" w:fill="FFFFFF"/>
        <w:spacing w:after="0" w:line="240" w:lineRule="auto"/>
        <w:jc w:val="both"/>
        <w:rPr>
          <w:ins w:id="254" w:author="Unknown"/>
          <w:rFonts w:ascii="Times New Roman" w:eastAsia="Times New Roman" w:hAnsi="Times New Roman" w:cs="Times New Roman"/>
          <w:sz w:val="24"/>
          <w:szCs w:val="24"/>
        </w:rPr>
      </w:pPr>
      <w:ins w:id="255" w:author="Unknown">
        <w:r w:rsidRPr="00673557">
          <w:rPr>
            <w:rFonts w:ascii="Times New Roman" w:eastAsia="Times New Roman" w:hAnsi="Times New Roman" w:cs="Times New Roman"/>
            <w:sz w:val="24"/>
            <w:szCs w:val="24"/>
          </w:rPr>
          <w:t>5. My brothers have got bikes. The bikes are ____his______.</w:t>
        </w:r>
      </w:ins>
    </w:p>
    <w:p w:rsidR="00673557" w:rsidRPr="00673557" w:rsidRDefault="00673557" w:rsidP="00673557">
      <w:pPr>
        <w:shd w:val="clear" w:color="auto" w:fill="FFFFFF"/>
        <w:spacing w:after="0" w:line="240" w:lineRule="auto"/>
        <w:jc w:val="both"/>
        <w:rPr>
          <w:ins w:id="256" w:author="Unknown"/>
          <w:rFonts w:ascii="Times New Roman" w:eastAsia="Times New Roman" w:hAnsi="Times New Roman" w:cs="Times New Roman"/>
          <w:sz w:val="24"/>
          <w:szCs w:val="24"/>
        </w:rPr>
      </w:pPr>
      <w:ins w:id="257" w:author="Unknown">
        <w:r w:rsidRPr="00673557">
          <w:rPr>
            <w:rFonts w:ascii="Times New Roman" w:eastAsia="Times New Roman" w:hAnsi="Times New Roman" w:cs="Times New Roman"/>
            <w:sz w:val="24"/>
            <w:szCs w:val="24"/>
          </w:rPr>
          <w:t>6. Karen has got a dog. That’s __her____ dog.</w:t>
        </w:r>
      </w:ins>
    </w:p>
    <w:p w:rsidR="00673557" w:rsidRPr="00673557" w:rsidRDefault="00673557" w:rsidP="00673557">
      <w:pPr>
        <w:shd w:val="clear" w:color="auto" w:fill="FFFFFF"/>
        <w:spacing w:after="0" w:line="240" w:lineRule="auto"/>
        <w:rPr>
          <w:ins w:id="258" w:author="Unknown"/>
          <w:rFonts w:ascii="Times New Roman" w:eastAsia="Times New Roman" w:hAnsi="Times New Roman" w:cs="Times New Roman"/>
          <w:sz w:val="24"/>
          <w:szCs w:val="24"/>
        </w:rPr>
      </w:pPr>
      <w:ins w:id="259" w:author="Unknown">
        <w:r w:rsidRPr="00673557">
          <w:rPr>
            <w:rFonts w:ascii="Times New Roman" w:eastAsia="Times New Roman" w:hAnsi="Times New Roman" w:cs="Times New Roman"/>
            <w:sz w:val="24"/>
            <w:szCs w:val="24"/>
          </w:rPr>
          <w:t>7. She has a new cat. It is _____hers_____.</w:t>
        </w:r>
      </w:ins>
    </w:p>
    <w:p w:rsidR="00673557" w:rsidRPr="00673557" w:rsidRDefault="00673557" w:rsidP="00673557">
      <w:pPr>
        <w:shd w:val="clear" w:color="auto" w:fill="FFFFFF"/>
        <w:spacing w:after="0" w:line="240" w:lineRule="auto"/>
        <w:rPr>
          <w:ins w:id="260" w:author="Unknown"/>
          <w:rFonts w:ascii="Times New Roman" w:eastAsia="Times New Roman" w:hAnsi="Times New Roman" w:cs="Times New Roman"/>
          <w:sz w:val="24"/>
          <w:szCs w:val="24"/>
        </w:rPr>
      </w:pPr>
      <w:ins w:id="261" w:author="Unknown">
        <w:r w:rsidRPr="00673557">
          <w:rPr>
            <w:rFonts w:ascii="Times New Roman" w:eastAsia="Times New Roman" w:hAnsi="Times New Roman" w:cs="Times New Roman"/>
            <w:sz w:val="24"/>
            <w:szCs w:val="24"/>
          </w:rPr>
          <w:t>8. You have a new toy. It is ___yours_______.</w:t>
        </w:r>
      </w:ins>
    </w:p>
    <w:p w:rsidR="00673557" w:rsidRPr="00673557" w:rsidRDefault="00673557" w:rsidP="00673557">
      <w:pPr>
        <w:shd w:val="clear" w:color="auto" w:fill="FFFFFF"/>
        <w:spacing w:after="0" w:line="240" w:lineRule="auto"/>
        <w:rPr>
          <w:ins w:id="262" w:author="Unknown"/>
          <w:rFonts w:ascii="Times New Roman" w:eastAsia="Times New Roman" w:hAnsi="Times New Roman" w:cs="Times New Roman"/>
          <w:sz w:val="24"/>
          <w:szCs w:val="24"/>
        </w:rPr>
      </w:pPr>
      <w:ins w:id="263" w:author="Unknown">
        <w:r w:rsidRPr="00673557">
          <w:rPr>
            <w:rFonts w:ascii="Times New Roman" w:eastAsia="Times New Roman" w:hAnsi="Times New Roman" w:cs="Times New Roman"/>
            <w:sz w:val="24"/>
            <w:szCs w:val="24"/>
          </w:rPr>
          <w:t>9. The coat belongs to me. It is ___mine_______.</w:t>
        </w:r>
      </w:ins>
    </w:p>
    <w:p w:rsidR="00673557" w:rsidRPr="00673557" w:rsidRDefault="00673557" w:rsidP="00673557">
      <w:pPr>
        <w:shd w:val="clear" w:color="auto" w:fill="FFFFFF"/>
        <w:spacing w:after="0" w:line="240" w:lineRule="auto"/>
        <w:rPr>
          <w:ins w:id="264" w:author="Unknown"/>
          <w:rFonts w:ascii="Times New Roman" w:eastAsia="Times New Roman" w:hAnsi="Times New Roman" w:cs="Times New Roman"/>
          <w:sz w:val="24"/>
          <w:szCs w:val="24"/>
        </w:rPr>
      </w:pPr>
      <w:ins w:id="265" w:author="Unknown">
        <w:r w:rsidRPr="00673557">
          <w:rPr>
            <w:rFonts w:ascii="Times New Roman" w:eastAsia="Times New Roman" w:hAnsi="Times New Roman" w:cs="Times New Roman"/>
            <w:sz w:val="24"/>
            <w:szCs w:val="24"/>
          </w:rPr>
          <w:t>10. The chair belongs to Mary. It is ____hers______</w:t>
        </w:r>
      </w:ins>
    </w:p>
    <w:p w:rsidR="00673557" w:rsidRPr="00673557" w:rsidRDefault="00673557" w:rsidP="00673557">
      <w:pPr>
        <w:shd w:val="clear" w:color="auto" w:fill="FFFFFF"/>
        <w:spacing w:after="0" w:line="240" w:lineRule="auto"/>
        <w:rPr>
          <w:ins w:id="266" w:author="Unknown"/>
          <w:rFonts w:ascii="Times New Roman" w:eastAsia="Times New Roman" w:hAnsi="Times New Roman" w:cs="Times New Roman"/>
          <w:sz w:val="24"/>
          <w:szCs w:val="24"/>
        </w:rPr>
      </w:pPr>
      <w:ins w:id="267" w:author="Unknown">
        <w:r w:rsidRPr="00673557">
          <w:rPr>
            <w:rFonts w:ascii="Times New Roman" w:eastAsia="Times New Roman" w:hAnsi="Times New Roman" w:cs="Times New Roman"/>
            <w:sz w:val="24"/>
            <w:szCs w:val="24"/>
          </w:rPr>
          <w:t>11. I have a new book. It is _____mine_____.</w:t>
        </w:r>
      </w:ins>
    </w:p>
    <w:p w:rsidR="00673557" w:rsidRPr="00673557" w:rsidRDefault="00673557" w:rsidP="00673557">
      <w:pPr>
        <w:shd w:val="clear" w:color="auto" w:fill="FFFFFF"/>
        <w:spacing w:after="0" w:line="240" w:lineRule="auto"/>
        <w:rPr>
          <w:ins w:id="268" w:author="Unknown"/>
          <w:rFonts w:ascii="Times New Roman" w:eastAsia="Times New Roman" w:hAnsi="Times New Roman" w:cs="Times New Roman"/>
          <w:sz w:val="24"/>
          <w:szCs w:val="24"/>
        </w:rPr>
      </w:pPr>
      <w:ins w:id="269" w:author="Unknown">
        <w:r w:rsidRPr="00673557">
          <w:rPr>
            <w:rFonts w:ascii="Times New Roman" w:eastAsia="Times New Roman" w:hAnsi="Times New Roman" w:cs="Times New Roman"/>
            <w:sz w:val="24"/>
            <w:szCs w:val="24"/>
          </w:rPr>
          <w:t>12. They have new pillows. It is _____theirs_____.</w:t>
        </w:r>
      </w:ins>
    </w:p>
    <w:p w:rsidR="00673557" w:rsidRPr="00673557" w:rsidRDefault="00673557" w:rsidP="00673557">
      <w:pPr>
        <w:shd w:val="clear" w:color="auto" w:fill="FFFFFF"/>
        <w:spacing w:after="0" w:line="240" w:lineRule="auto"/>
        <w:rPr>
          <w:ins w:id="270" w:author="Unknown"/>
          <w:rFonts w:ascii="Times New Roman" w:eastAsia="Times New Roman" w:hAnsi="Times New Roman" w:cs="Times New Roman"/>
          <w:sz w:val="24"/>
          <w:szCs w:val="24"/>
        </w:rPr>
      </w:pPr>
      <w:ins w:id="271" w:author="Unknown">
        <w:r w:rsidRPr="00673557">
          <w:rPr>
            <w:rFonts w:ascii="Times New Roman" w:eastAsia="Times New Roman" w:hAnsi="Times New Roman" w:cs="Times New Roman"/>
            <w:sz w:val="24"/>
            <w:szCs w:val="24"/>
          </w:rPr>
          <w:t>13. We have new shoes. They are ___ours_______.</w:t>
        </w:r>
      </w:ins>
    </w:p>
    <w:p w:rsidR="00673557" w:rsidRPr="00673557" w:rsidRDefault="00673557" w:rsidP="00673557">
      <w:pPr>
        <w:shd w:val="clear" w:color="auto" w:fill="FFFFFF"/>
        <w:spacing w:after="0" w:line="240" w:lineRule="auto"/>
        <w:jc w:val="both"/>
        <w:rPr>
          <w:ins w:id="272" w:author="Unknown"/>
          <w:rFonts w:ascii="Times New Roman" w:eastAsia="Times New Roman" w:hAnsi="Times New Roman" w:cs="Times New Roman"/>
          <w:sz w:val="24"/>
          <w:szCs w:val="24"/>
        </w:rPr>
      </w:pPr>
      <w:ins w:id="273" w:author="Unknown">
        <w:r w:rsidRPr="00673557">
          <w:rPr>
            <w:rFonts w:ascii="Times New Roman" w:eastAsia="Times New Roman" w:hAnsi="Times New Roman" w:cs="Times New Roman"/>
            <w:b/>
            <w:bCs/>
            <w:sz w:val="24"/>
            <w:szCs w:val="24"/>
            <w:bdr w:val="none" w:sz="0" w:space="0" w:color="auto" w:frame="1"/>
          </w:rPr>
          <w:t>Exercise 2: Circle the correct item</w:t>
        </w:r>
      </w:ins>
    </w:p>
    <w:p w:rsidR="00673557" w:rsidRPr="00673557" w:rsidRDefault="00673557" w:rsidP="00673557">
      <w:pPr>
        <w:shd w:val="clear" w:color="auto" w:fill="FFFFFF"/>
        <w:spacing w:after="0" w:line="240" w:lineRule="auto"/>
        <w:jc w:val="both"/>
        <w:rPr>
          <w:ins w:id="274" w:author="Unknown"/>
          <w:rFonts w:ascii="Times New Roman" w:eastAsia="Times New Roman" w:hAnsi="Times New Roman" w:cs="Times New Roman"/>
          <w:sz w:val="24"/>
          <w:szCs w:val="24"/>
        </w:rPr>
      </w:pPr>
      <w:ins w:id="275" w:author="Unknown">
        <w:r w:rsidRPr="00673557">
          <w:rPr>
            <w:rFonts w:ascii="Times New Roman" w:eastAsia="Times New Roman" w:hAnsi="Times New Roman" w:cs="Times New Roman"/>
            <w:sz w:val="24"/>
            <w:szCs w:val="24"/>
          </w:rPr>
          <w:t>1. A</w:t>
        </w:r>
      </w:ins>
    </w:p>
    <w:p w:rsidR="00673557" w:rsidRPr="00673557" w:rsidRDefault="00673557" w:rsidP="00673557">
      <w:pPr>
        <w:shd w:val="clear" w:color="auto" w:fill="FFFFFF"/>
        <w:spacing w:after="0" w:line="240" w:lineRule="auto"/>
        <w:jc w:val="both"/>
        <w:rPr>
          <w:ins w:id="276" w:author="Unknown"/>
          <w:rFonts w:ascii="Times New Roman" w:eastAsia="Times New Roman" w:hAnsi="Times New Roman" w:cs="Times New Roman"/>
          <w:sz w:val="24"/>
          <w:szCs w:val="24"/>
        </w:rPr>
      </w:pPr>
      <w:ins w:id="277" w:author="Unknown">
        <w:r w:rsidRPr="00673557">
          <w:rPr>
            <w:rFonts w:ascii="Times New Roman" w:eastAsia="Times New Roman" w:hAnsi="Times New Roman" w:cs="Times New Roman"/>
            <w:sz w:val="24"/>
            <w:szCs w:val="24"/>
          </w:rPr>
          <w:t>2. A</w:t>
        </w:r>
      </w:ins>
    </w:p>
    <w:p w:rsidR="00673557" w:rsidRPr="00673557" w:rsidRDefault="00673557" w:rsidP="00673557">
      <w:pPr>
        <w:shd w:val="clear" w:color="auto" w:fill="FFFFFF"/>
        <w:spacing w:after="0" w:line="240" w:lineRule="auto"/>
        <w:jc w:val="both"/>
        <w:rPr>
          <w:ins w:id="278" w:author="Unknown"/>
          <w:rFonts w:ascii="Times New Roman" w:eastAsia="Times New Roman" w:hAnsi="Times New Roman" w:cs="Times New Roman"/>
          <w:sz w:val="24"/>
          <w:szCs w:val="24"/>
        </w:rPr>
      </w:pPr>
      <w:ins w:id="279" w:author="Unknown">
        <w:r w:rsidRPr="00673557">
          <w:rPr>
            <w:rFonts w:ascii="Times New Roman" w:eastAsia="Times New Roman" w:hAnsi="Times New Roman" w:cs="Times New Roman"/>
            <w:sz w:val="24"/>
            <w:szCs w:val="24"/>
          </w:rPr>
          <w:t>3. B</w:t>
        </w:r>
      </w:ins>
    </w:p>
    <w:p w:rsidR="00673557" w:rsidRPr="00673557" w:rsidRDefault="00673557" w:rsidP="00673557">
      <w:pPr>
        <w:shd w:val="clear" w:color="auto" w:fill="FFFFFF"/>
        <w:spacing w:after="0" w:line="240" w:lineRule="auto"/>
        <w:jc w:val="both"/>
        <w:rPr>
          <w:ins w:id="280" w:author="Unknown"/>
          <w:rFonts w:ascii="Times New Roman" w:eastAsia="Times New Roman" w:hAnsi="Times New Roman" w:cs="Times New Roman"/>
          <w:sz w:val="24"/>
          <w:szCs w:val="24"/>
        </w:rPr>
      </w:pPr>
      <w:ins w:id="281" w:author="Unknown">
        <w:r w:rsidRPr="00673557">
          <w:rPr>
            <w:rFonts w:ascii="Times New Roman" w:eastAsia="Times New Roman" w:hAnsi="Times New Roman" w:cs="Times New Roman"/>
            <w:sz w:val="24"/>
            <w:szCs w:val="24"/>
          </w:rPr>
          <w:t>4. D</w:t>
        </w:r>
      </w:ins>
    </w:p>
    <w:p w:rsidR="00673557" w:rsidRPr="00673557" w:rsidRDefault="00673557" w:rsidP="00673557">
      <w:pPr>
        <w:shd w:val="clear" w:color="auto" w:fill="FFFFFF"/>
        <w:spacing w:after="0" w:line="240" w:lineRule="auto"/>
        <w:jc w:val="both"/>
        <w:rPr>
          <w:ins w:id="282" w:author="Unknown"/>
          <w:rFonts w:ascii="Times New Roman" w:eastAsia="Times New Roman" w:hAnsi="Times New Roman" w:cs="Times New Roman"/>
          <w:sz w:val="24"/>
          <w:szCs w:val="24"/>
        </w:rPr>
      </w:pPr>
      <w:ins w:id="283" w:author="Unknown">
        <w:r w:rsidRPr="00673557">
          <w:rPr>
            <w:rFonts w:ascii="Times New Roman" w:eastAsia="Times New Roman" w:hAnsi="Times New Roman" w:cs="Times New Roman"/>
            <w:sz w:val="24"/>
            <w:szCs w:val="24"/>
          </w:rPr>
          <w:t>5. C</w:t>
        </w:r>
      </w:ins>
    </w:p>
    <w:p w:rsidR="00673557" w:rsidRPr="00673557" w:rsidRDefault="00673557" w:rsidP="00673557">
      <w:pPr>
        <w:shd w:val="clear" w:color="auto" w:fill="FFFFFF"/>
        <w:spacing w:after="0" w:line="240" w:lineRule="auto"/>
        <w:jc w:val="both"/>
        <w:rPr>
          <w:ins w:id="284" w:author="Unknown"/>
          <w:rFonts w:ascii="Times New Roman" w:eastAsia="Times New Roman" w:hAnsi="Times New Roman" w:cs="Times New Roman"/>
          <w:sz w:val="24"/>
          <w:szCs w:val="24"/>
        </w:rPr>
      </w:pPr>
      <w:ins w:id="285" w:author="Unknown">
        <w:r w:rsidRPr="00673557">
          <w:rPr>
            <w:rFonts w:ascii="Times New Roman" w:eastAsia="Times New Roman" w:hAnsi="Times New Roman" w:cs="Times New Roman"/>
            <w:b/>
            <w:bCs/>
            <w:sz w:val="24"/>
            <w:szCs w:val="24"/>
            <w:bdr w:val="none" w:sz="0" w:space="0" w:color="auto" w:frame="1"/>
          </w:rPr>
          <w:t>Exercise 3: Circle the correct item</w:t>
        </w:r>
      </w:ins>
    </w:p>
    <w:p w:rsidR="00673557" w:rsidRPr="00673557" w:rsidRDefault="00673557" w:rsidP="00673557">
      <w:pPr>
        <w:shd w:val="clear" w:color="auto" w:fill="FFFFFF"/>
        <w:spacing w:after="0" w:line="240" w:lineRule="auto"/>
        <w:jc w:val="both"/>
        <w:rPr>
          <w:ins w:id="286" w:author="Unknown"/>
          <w:rFonts w:ascii="Times New Roman" w:eastAsia="Times New Roman" w:hAnsi="Times New Roman" w:cs="Times New Roman"/>
          <w:sz w:val="24"/>
          <w:szCs w:val="24"/>
        </w:rPr>
      </w:pPr>
      <w:ins w:id="287" w:author="Unknown">
        <w:r w:rsidRPr="00673557">
          <w:rPr>
            <w:rFonts w:ascii="Times New Roman" w:eastAsia="Times New Roman" w:hAnsi="Times New Roman" w:cs="Times New Roman"/>
            <w:sz w:val="24"/>
            <w:szCs w:val="24"/>
          </w:rPr>
          <w:t>1. Linda is my sister</w:t>
        </w:r>
      </w:ins>
    </w:p>
    <w:p w:rsidR="00673557" w:rsidRPr="00673557" w:rsidRDefault="00673557" w:rsidP="00673557">
      <w:pPr>
        <w:shd w:val="clear" w:color="auto" w:fill="FFFFFF"/>
        <w:spacing w:after="0" w:line="240" w:lineRule="auto"/>
        <w:jc w:val="both"/>
        <w:rPr>
          <w:ins w:id="288" w:author="Unknown"/>
          <w:rFonts w:ascii="Times New Roman" w:eastAsia="Times New Roman" w:hAnsi="Times New Roman" w:cs="Times New Roman"/>
          <w:sz w:val="24"/>
          <w:szCs w:val="24"/>
        </w:rPr>
      </w:pPr>
      <w:ins w:id="289" w:author="Unknown">
        <w:r w:rsidRPr="00673557">
          <w:rPr>
            <w:rFonts w:ascii="Times New Roman" w:eastAsia="Times New Roman" w:hAnsi="Times New Roman" w:cs="Times New Roman"/>
            <w:sz w:val="24"/>
            <w:szCs w:val="24"/>
          </w:rPr>
          <w:t>2. Look at the leaves of the tree</w:t>
        </w:r>
      </w:ins>
    </w:p>
    <w:p w:rsidR="00673557" w:rsidRPr="00673557" w:rsidRDefault="00673557" w:rsidP="00673557">
      <w:pPr>
        <w:shd w:val="clear" w:color="auto" w:fill="FFFFFF"/>
        <w:spacing w:after="0" w:line="240" w:lineRule="auto"/>
        <w:jc w:val="both"/>
        <w:rPr>
          <w:ins w:id="290" w:author="Unknown"/>
          <w:rFonts w:ascii="Times New Roman" w:eastAsia="Times New Roman" w:hAnsi="Times New Roman" w:cs="Times New Roman"/>
          <w:sz w:val="24"/>
          <w:szCs w:val="24"/>
        </w:rPr>
      </w:pPr>
      <w:ins w:id="291" w:author="Unknown">
        <w:r w:rsidRPr="00673557">
          <w:rPr>
            <w:rFonts w:ascii="Times New Roman" w:eastAsia="Times New Roman" w:hAnsi="Times New Roman" w:cs="Times New Roman"/>
            <w:sz w:val="24"/>
            <w:szCs w:val="24"/>
          </w:rPr>
          <w:t xml:space="preserve">3. He is a </w:t>
        </w:r>
        <w:proofErr w:type="gramStart"/>
        <w:r w:rsidRPr="00673557">
          <w:rPr>
            <w:rFonts w:ascii="Times New Roman" w:eastAsia="Times New Roman" w:hAnsi="Times New Roman" w:cs="Times New Roman"/>
            <w:sz w:val="24"/>
            <w:szCs w:val="24"/>
          </w:rPr>
          <w:t>friends</w:t>
        </w:r>
        <w:proofErr w:type="gramEnd"/>
        <w:r w:rsidRPr="00673557">
          <w:rPr>
            <w:rFonts w:ascii="Times New Roman" w:eastAsia="Times New Roman" w:hAnsi="Times New Roman" w:cs="Times New Roman"/>
            <w:sz w:val="24"/>
            <w:szCs w:val="24"/>
          </w:rPr>
          <w:t xml:space="preserve"> of hers.</w:t>
        </w:r>
      </w:ins>
    </w:p>
    <w:p w:rsidR="00673557" w:rsidRPr="00673557" w:rsidRDefault="00673557" w:rsidP="00673557">
      <w:pPr>
        <w:shd w:val="clear" w:color="auto" w:fill="FFFFFF"/>
        <w:spacing w:after="0" w:line="240" w:lineRule="auto"/>
        <w:jc w:val="both"/>
        <w:rPr>
          <w:ins w:id="292" w:author="Unknown"/>
          <w:rFonts w:ascii="Times New Roman" w:eastAsia="Times New Roman" w:hAnsi="Times New Roman" w:cs="Times New Roman"/>
          <w:sz w:val="24"/>
          <w:szCs w:val="24"/>
        </w:rPr>
      </w:pPr>
      <w:ins w:id="293" w:author="Unknown">
        <w:r w:rsidRPr="00673557">
          <w:rPr>
            <w:rFonts w:ascii="Times New Roman" w:eastAsia="Times New Roman" w:hAnsi="Times New Roman" w:cs="Times New Roman"/>
            <w:sz w:val="24"/>
            <w:szCs w:val="24"/>
          </w:rPr>
          <w:t>4. That car is theirs</w:t>
        </w:r>
      </w:ins>
    </w:p>
    <w:p w:rsidR="00673557" w:rsidRPr="00673557" w:rsidRDefault="00673557" w:rsidP="00673557">
      <w:pPr>
        <w:shd w:val="clear" w:color="auto" w:fill="FFFFFF"/>
        <w:spacing w:after="0" w:line="240" w:lineRule="auto"/>
        <w:jc w:val="both"/>
        <w:rPr>
          <w:ins w:id="294" w:author="Unknown"/>
          <w:rFonts w:ascii="Times New Roman" w:eastAsia="Times New Roman" w:hAnsi="Times New Roman" w:cs="Times New Roman"/>
          <w:sz w:val="24"/>
          <w:szCs w:val="24"/>
        </w:rPr>
      </w:pPr>
      <w:ins w:id="295" w:author="Unknown">
        <w:r w:rsidRPr="00673557">
          <w:rPr>
            <w:rFonts w:ascii="Times New Roman" w:eastAsia="Times New Roman" w:hAnsi="Times New Roman" w:cs="Times New Roman"/>
            <w:sz w:val="24"/>
            <w:szCs w:val="24"/>
          </w:rPr>
          <w:t>5. These toys are yours</w:t>
        </w:r>
      </w:ins>
    </w:p>
    <w:p w:rsidR="00673557" w:rsidRPr="00673557" w:rsidRDefault="00673557" w:rsidP="00673557">
      <w:pPr>
        <w:shd w:val="clear" w:color="auto" w:fill="FFFFFF"/>
        <w:spacing w:after="0" w:line="240" w:lineRule="auto"/>
        <w:jc w:val="both"/>
        <w:rPr>
          <w:ins w:id="296" w:author="Unknown"/>
          <w:rFonts w:ascii="Times New Roman" w:eastAsia="Times New Roman" w:hAnsi="Times New Roman" w:cs="Times New Roman"/>
          <w:sz w:val="24"/>
          <w:szCs w:val="24"/>
        </w:rPr>
      </w:pPr>
      <w:ins w:id="297" w:author="Unknown">
        <w:r w:rsidRPr="00673557">
          <w:rPr>
            <w:rFonts w:ascii="Times New Roman" w:eastAsia="Times New Roman" w:hAnsi="Times New Roman" w:cs="Times New Roman"/>
            <w:b/>
            <w:bCs/>
            <w:sz w:val="24"/>
            <w:szCs w:val="24"/>
            <w:bdr w:val="none" w:sz="0" w:space="0" w:color="auto" w:frame="1"/>
          </w:rPr>
          <w:t>Exercise 4: Read the email. Choose the right words and write them on the lines</w:t>
        </w:r>
      </w:ins>
    </w:p>
    <w:p w:rsidR="00673557" w:rsidRPr="00673557" w:rsidRDefault="00673557" w:rsidP="00673557">
      <w:pPr>
        <w:shd w:val="clear" w:color="auto" w:fill="FFFFFF"/>
        <w:spacing w:after="0" w:line="240" w:lineRule="auto"/>
        <w:jc w:val="both"/>
        <w:rPr>
          <w:ins w:id="298" w:author="Unknown"/>
          <w:rFonts w:ascii="Times New Roman" w:eastAsia="Times New Roman" w:hAnsi="Times New Roman" w:cs="Times New Roman"/>
          <w:sz w:val="24"/>
          <w:szCs w:val="24"/>
        </w:rPr>
      </w:pPr>
      <w:ins w:id="299" w:author="Unknown">
        <w:r w:rsidRPr="00673557">
          <w:rPr>
            <w:rFonts w:ascii="Times New Roman" w:eastAsia="Times New Roman" w:hAnsi="Times New Roman" w:cs="Times New Roman"/>
            <w:sz w:val="24"/>
            <w:szCs w:val="24"/>
          </w:rPr>
          <w:t>1. B</w:t>
        </w:r>
      </w:ins>
    </w:p>
    <w:p w:rsidR="00673557" w:rsidRPr="00673557" w:rsidRDefault="00673557" w:rsidP="00673557">
      <w:pPr>
        <w:shd w:val="clear" w:color="auto" w:fill="FFFFFF"/>
        <w:spacing w:after="0" w:line="240" w:lineRule="auto"/>
        <w:jc w:val="both"/>
        <w:rPr>
          <w:ins w:id="300" w:author="Unknown"/>
          <w:rFonts w:ascii="Times New Roman" w:eastAsia="Times New Roman" w:hAnsi="Times New Roman" w:cs="Times New Roman"/>
          <w:sz w:val="24"/>
          <w:szCs w:val="24"/>
        </w:rPr>
      </w:pPr>
      <w:ins w:id="301" w:author="Unknown">
        <w:r w:rsidRPr="00673557">
          <w:rPr>
            <w:rFonts w:ascii="Times New Roman" w:eastAsia="Times New Roman" w:hAnsi="Times New Roman" w:cs="Times New Roman"/>
            <w:sz w:val="24"/>
            <w:szCs w:val="24"/>
          </w:rPr>
          <w:t>2. C</w:t>
        </w:r>
      </w:ins>
    </w:p>
    <w:p w:rsidR="00673557" w:rsidRPr="00673557" w:rsidRDefault="00673557" w:rsidP="00673557">
      <w:pPr>
        <w:shd w:val="clear" w:color="auto" w:fill="FFFFFF"/>
        <w:spacing w:after="0" w:line="240" w:lineRule="auto"/>
        <w:jc w:val="both"/>
        <w:rPr>
          <w:ins w:id="302" w:author="Unknown"/>
          <w:rFonts w:ascii="Times New Roman" w:eastAsia="Times New Roman" w:hAnsi="Times New Roman" w:cs="Times New Roman"/>
          <w:sz w:val="24"/>
          <w:szCs w:val="24"/>
        </w:rPr>
      </w:pPr>
      <w:ins w:id="303" w:author="Unknown">
        <w:r w:rsidRPr="00673557">
          <w:rPr>
            <w:rFonts w:ascii="Times New Roman" w:eastAsia="Times New Roman" w:hAnsi="Times New Roman" w:cs="Times New Roman"/>
            <w:sz w:val="24"/>
            <w:szCs w:val="24"/>
          </w:rPr>
          <w:t>3. A</w:t>
        </w:r>
      </w:ins>
    </w:p>
    <w:p w:rsidR="00673557" w:rsidRPr="00673557" w:rsidRDefault="00673557" w:rsidP="00673557">
      <w:pPr>
        <w:shd w:val="clear" w:color="auto" w:fill="FFFFFF"/>
        <w:spacing w:after="0" w:line="240" w:lineRule="auto"/>
        <w:jc w:val="both"/>
        <w:rPr>
          <w:ins w:id="304" w:author="Unknown"/>
          <w:rFonts w:ascii="Times New Roman" w:eastAsia="Times New Roman" w:hAnsi="Times New Roman" w:cs="Times New Roman"/>
          <w:sz w:val="24"/>
          <w:szCs w:val="24"/>
        </w:rPr>
      </w:pPr>
      <w:ins w:id="305" w:author="Unknown">
        <w:r w:rsidRPr="00673557">
          <w:rPr>
            <w:rFonts w:ascii="Times New Roman" w:eastAsia="Times New Roman" w:hAnsi="Times New Roman" w:cs="Times New Roman"/>
            <w:sz w:val="24"/>
            <w:szCs w:val="24"/>
          </w:rPr>
          <w:t>4. B</w:t>
        </w:r>
      </w:ins>
    </w:p>
    <w:p w:rsidR="00673557" w:rsidRPr="00673557" w:rsidRDefault="00673557" w:rsidP="00673557">
      <w:pPr>
        <w:shd w:val="clear" w:color="auto" w:fill="FFFFFF"/>
        <w:spacing w:after="0" w:line="240" w:lineRule="auto"/>
        <w:jc w:val="both"/>
        <w:rPr>
          <w:ins w:id="306" w:author="Unknown"/>
          <w:rFonts w:ascii="Times New Roman" w:eastAsia="Times New Roman" w:hAnsi="Times New Roman" w:cs="Times New Roman"/>
          <w:sz w:val="24"/>
          <w:szCs w:val="24"/>
        </w:rPr>
      </w:pPr>
      <w:ins w:id="307" w:author="Unknown">
        <w:r w:rsidRPr="00673557">
          <w:rPr>
            <w:rFonts w:ascii="Times New Roman" w:eastAsia="Times New Roman" w:hAnsi="Times New Roman" w:cs="Times New Roman"/>
            <w:sz w:val="24"/>
            <w:szCs w:val="24"/>
          </w:rPr>
          <w:t>5. C</w:t>
        </w:r>
      </w:ins>
    </w:p>
    <w:p w:rsidR="00673557" w:rsidRPr="00673557" w:rsidRDefault="00673557" w:rsidP="00673557">
      <w:pPr>
        <w:shd w:val="clear" w:color="auto" w:fill="FFFFFF"/>
        <w:spacing w:after="0" w:line="240" w:lineRule="auto"/>
        <w:jc w:val="both"/>
        <w:rPr>
          <w:ins w:id="308" w:author="Unknown"/>
          <w:rFonts w:ascii="Times New Roman" w:eastAsia="Times New Roman" w:hAnsi="Times New Roman" w:cs="Times New Roman"/>
          <w:sz w:val="24"/>
          <w:szCs w:val="24"/>
        </w:rPr>
      </w:pPr>
      <w:ins w:id="309" w:author="Unknown">
        <w:r w:rsidRPr="00673557">
          <w:rPr>
            <w:rFonts w:ascii="Times New Roman" w:eastAsia="Times New Roman" w:hAnsi="Times New Roman" w:cs="Times New Roman"/>
            <w:sz w:val="24"/>
            <w:szCs w:val="24"/>
          </w:rPr>
          <w:t>6. B</w:t>
        </w:r>
      </w:ins>
    </w:p>
    <w:p w:rsidR="00673557" w:rsidRPr="00673557" w:rsidRDefault="00673557" w:rsidP="00673557">
      <w:pPr>
        <w:shd w:val="clear" w:color="auto" w:fill="FFFFFF"/>
        <w:spacing w:after="0" w:line="240" w:lineRule="auto"/>
        <w:jc w:val="both"/>
        <w:rPr>
          <w:ins w:id="310" w:author="Unknown"/>
          <w:rFonts w:ascii="Times New Roman" w:eastAsia="Times New Roman" w:hAnsi="Times New Roman" w:cs="Times New Roman"/>
          <w:sz w:val="24"/>
          <w:szCs w:val="24"/>
        </w:rPr>
      </w:pPr>
      <w:ins w:id="311" w:author="Unknown">
        <w:r w:rsidRPr="00673557">
          <w:rPr>
            <w:rFonts w:ascii="Times New Roman" w:eastAsia="Times New Roman" w:hAnsi="Times New Roman" w:cs="Times New Roman"/>
            <w:b/>
            <w:bCs/>
            <w:sz w:val="24"/>
            <w:szCs w:val="24"/>
            <w:bdr w:val="none" w:sz="0" w:space="0" w:color="auto" w:frame="1"/>
          </w:rPr>
          <w:t>Exercise 5: Choose the correct answer</w:t>
        </w:r>
      </w:ins>
    </w:p>
    <w:p w:rsidR="00673557" w:rsidRPr="00673557" w:rsidRDefault="00673557" w:rsidP="00673557">
      <w:pPr>
        <w:shd w:val="clear" w:color="auto" w:fill="FFFFFF"/>
        <w:spacing w:after="0" w:line="240" w:lineRule="auto"/>
        <w:jc w:val="both"/>
        <w:rPr>
          <w:ins w:id="312" w:author="Unknown"/>
          <w:rFonts w:ascii="Times New Roman" w:eastAsia="Times New Roman" w:hAnsi="Times New Roman" w:cs="Times New Roman"/>
          <w:sz w:val="24"/>
          <w:szCs w:val="24"/>
        </w:rPr>
      </w:pPr>
      <w:ins w:id="313" w:author="Unknown">
        <w:r w:rsidRPr="00673557">
          <w:rPr>
            <w:rFonts w:ascii="Times New Roman" w:eastAsia="Times New Roman" w:hAnsi="Times New Roman" w:cs="Times New Roman"/>
            <w:sz w:val="24"/>
            <w:szCs w:val="24"/>
          </w:rPr>
          <w:t>1. C</w:t>
        </w:r>
      </w:ins>
    </w:p>
    <w:p w:rsidR="00673557" w:rsidRPr="00673557" w:rsidRDefault="00673557" w:rsidP="00673557">
      <w:pPr>
        <w:shd w:val="clear" w:color="auto" w:fill="FFFFFF"/>
        <w:spacing w:after="0" w:line="240" w:lineRule="auto"/>
        <w:jc w:val="both"/>
        <w:rPr>
          <w:ins w:id="314" w:author="Unknown"/>
          <w:rFonts w:ascii="Times New Roman" w:eastAsia="Times New Roman" w:hAnsi="Times New Roman" w:cs="Times New Roman"/>
          <w:sz w:val="24"/>
          <w:szCs w:val="24"/>
        </w:rPr>
      </w:pPr>
      <w:ins w:id="315" w:author="Unknown">
        <w:r w:rsidRPr="00673557">
          <w:rPr>
            <w:rFonts w:ascii="Times New Roman" w:eastAsia="Times New Roman" w:hAnsi="Times New Roman" w:cs="Times New Roman"/>
            <w:sz w:val="24"/>
            <w:szCs w:val="24"/>
          </w:rPr>
          <w:t>2. C</w:t>
        </w:r>
      </w:ins>
    </w:p>
    <w:p w:rsidR="00673557" w:rsidRPr="00673557" w:rsidRDefault="00673557" w:rsidP="00673557">
      <w:pPr>
        <w:shd w:val="clear" w:color="auto" w:fill="FFFFFF"/>
        <w:spacing w:after="0" w:line="240" w:lineRule="auto"/>
        <w:jc w:val="both"/>
        <w:rPr>
          <w:ins w:id="316" w:author="Unknown"/>
          <w:rFonts w:ascii="Times New Roman" w:eastAsia="Times New Roman" w:hAnsi="Times New Roman" w:cs="Times New Roman"/>
          <w:sz w:val="24"/>
          <w:szCs w:val="24"/>
        </w:rPr>
      </w:pPr>
      <w:ins w:id="317" w:author="Unknown">
        <w:r w:rsidRPr="00673557">
          <w:rPr>
            <w:rFonts w:ascii="Times New Roman" w:eastAsia="Times New Roman" w:hAnsi="Times New Roman" w:cs="Times New Roman"/>
            <w:sz w:val="24"/>
            <w:szCs w:val="24"/>
          </w:rPr>
          <w:t>3. C</w:t>
        </w:r>
      </w:ins>
    </w:p>
    <w:p w:rsidR="00673557" w:rsidRPr="00673557" w:rsidRDefault="00673557" w:rsidP="00673557">
      <w:pPr>
        <w:shd w:val="clear" w:color="auto" w:fill="FFFFFF"/>
        <w:spacing w:after="0" w:line="240" w:lineRule="auto"/>
        <w:jc w:val="both"/>
        <w:rPr>
          <w:ins w:id="318" w:author="Unknown"/>
          <w:rFonts w:ascii="Times New Roman" w:eastAsia="Times New Roman" w:hAnsi="Times New Roman" w:cs="Times New Roman"/>
          <w:sz w:val="24"/>
          <w:szCs w:val="24"/>
        </w:rPr>
      </w:pPr>
      <w:ins w:id="319" w:author="Unknown">
        <w:r w:rsidRPr="00673557">
          <w:rPr>
            <w:rFonts w:ascii="Times New Roman" w:eastAsia="Times New Roman" w:hAnsi="Times New Roman" w:cs="Times New Roman"/>
            <w:sz w:val="24"/>
            <w:szCs w:val="24"/>
          </w:rPr>
          <w:t>4. A</w:t>
        </w:r>
      </w:ins>
    </w:p>
    <w:p w:rsidR="00673557" w:rsidRPr="00673557" w:rsidRDefault="00673557" w:rsidP="00673557">
      <w:pPr>
        <w:shd w:val="clear" w:color="auto" w:fill="FFFFFF"/>
        <w:spacing w:after="0" w:line="240" w:lineRule="auto"/>
        <w:jc w:val="both"/>
        <w:rPr>
          <w:ins w:id="320" w:author="Unknown"/>
          <w:rFonts w:ascii="Times New Roman" w:eastAsia="Times New Roman" w:hAnsi="Times New Roman" w:cs="Times New Roman"/>
          <w:sz w:val="24"/>
          <w:szCs w:val="24"/>
        </w:rPr>
      </w:pPr>
      <w:ins w:id="321" w:author="Unknown">
        <w:r w:rsidRPr="00673557">
          <w:rPr>
            <w:rFonts w:ascii="Times New Roman" w:eastAsia="Times New Roman" w:hAnsi="Times New Roman" w:cs="Times New Roman"/>
            <w:sz w:val="24"/>
            <w:szCs w:val="24"/>
          </w:rPr>
          <w:t>5. B</w:t>
        </w:r>
      </w:ins>
    </w:p>
    <w:p w:rsidR="00673557" w:rsidRPr="00673557" w:rsidRDefault="00673557" w:rsidP="00673557">
      <w:pPr>
        <w:shd w:val="clear" w:color="auto" w:fill="FFFFFF"/>
        <w:spacing w:after="0" w:line="240" w:lineRule="auto"/>
        <w:rPr>
          <w:ins w:id="322" w:author="Unknown"/>
          <w:rFonts w:ascii="Times New Roman" w:eastAsia="Times New Roman" w:hAnsi="Times New Roman" w:cs="Times New Roman"/>
          <w:sz w:val="24"/>
          <w:szCs w:val="24"/>
        </w:rPr>
      </w:pPr>
      <w:ins w:id="323" w:author="Unknown">
        <w:r w:rsidRPr="00673557">
          <w:rPr>
            <w:rFonts w:ascii="Times New Roman" w:eastAsia="Times New Roman" w:hAnsi="Times New Roman" w:cs="Times New Roman"/>
            <w:sz w:val="24"/>
            <w:szCs w:val="24"/>
          </w:rPr>
          <w:t>6. C</w:t>
        </w:r>
      </w:ins>
    </w:p>
    <w:p w:rsidR="00673557" w:rsidRPr="00673557" w:rsidRDefault="00673557" w:rsidP="00673557">
      <w:pPr>
        <w:shd w:val="clear" w:color="auto" w:fill="FFFFFF"/>
        <w:spacing w:after="0" w:line="240" w:lineRule="auto"/>
        <w:rPr>
          <w:ins w:id="324" w:author="Unknown"/>
          <w:rFonts w:ascii="Times New Roman" w:eastAsia="Times New Roman" w:hAnsi="Times New Roman" w:cs="Times New Roman"/>
          <w:sz w:val="24"/>
          <w:szCs w:val="24"/>
        </w:rPr>
      </w:pPr>
      <w:ins w:id="325" w:author="Unknown">
        <w:r w:rsidRPr="00673557">
          <w:rPr>
            <w:rFonts w:ascii="Times New Roman" w:eastAsia="Times New Roman" w:hAnsi="Times New Roman" w:cs="Times New Roman"/>
            <w:sz w:val="24"/>
            <w:szCs w:val="24"/>
          </w:rPr>
          <w:t>7. B</w:t>
        </w:r>
      </w:ins>
    </w:p>
    <w:p w:rsidR="00673557" w:rsidRPr="00673557" w:rsidRDefault="00673557" w:rsidP="00673557">
      <w:pPr>
        <w:shd w:val="clear" w:color="auto" w:fill="FFFFFF"/>
        <w:spacing w:after="0" w:line="240" w:lineRule="auto"/>
        <w:rPr>
          <w:ins w:id="326" w:author="Unknown"/>
          <w:rFonts w:ascii="Times New Roman" w:eastAsia="Times New Roman" w:hAnsi="Times New Roman" w:cs="Times New Roman"/>
          <w:sz w:val="24"/>
          <w:szCs w:val="24"/>
        </w:rPr>
      </w:pPr>
      <w:ins w:id="327" w:author="Unknown">
        <w:r w:rsidRPr="00673557">
          <w:rPr>
            <w:rFonts w:ascii="Times New Roman" w:eastAsia="Times New Roman" w:hAnsi="Times New Roman" w:cs="Times New Roman"/>
            <w:sz w:val="24"/>
            <w:szCs w:val="24"/>
          </w:rPr>
          <w:t>8. C</w:t>
        </w:r>
      </w:ins>
    </w:p>
    <w:p w:rsidR="00673557" w:rsidRPr="00673557" w:rsidRDefault="00673557" w:rsidP="00673557">
      <w:pPr>
        <w:shd w:val="clear" w:color="auto" w:fill="FFFFFF"/>
        <w:spacing w:after="0" w:line="240" w:lineRule="auto"/>
        <w:rPr>
          <w:ins w:id="328" w:author="Unknown"/>
          <w:rFonts w:ascii="Times New Roman" w:eastAsia="Times New Roman" w:hAnsi="Times New Roman" w:cs="Times New Roman"/>
          <w:sz w:val="24"/>
          <w:szCs w:val="24"/>
        </w:rPr>
      </w:pPr>
      <w:ins w:id="329" w:author="Unknown">
        <w:r w:rsidRPr="00673557">
          <w:rPr>
            <w:rFonts w:ascii="Times New Roman" w:eastAsia="Times New Roman" w:hAnsi="Times New Roman" w:cs="Times New Roman"/>
            <w:sz w:val="24"/>
            <w:szCs w:val="24"/>
          </w:rPr>
          <w:t>9. A</w:t>
        </w:r>
      </w:ins>
    </w:p>
    <w:p w:rsidR="00673557" w:rsidRPr="00673557" w:rsidRDefault="00673557" w:rsidP="00673557">
      <w:pPr>
        <w:shd w:val="clear" w:color="auto" w:fill="FFFFFF"/>
        <w:spacing w:after="0" w:line="240" w:lineRule="auto"/>
        <w:rPr>
          <w:ins w:id="330" w:author="Unknown"/>
          <w:rFonts w:ascii="Times New Roman" w:eastAsia="Times New Roman" w:hAnsi="Times New Roman" w:cs="Times New Roman"/>
          <w:sz w:val="24"/>
          <w:szCs w:val="24"/>
        </w:rPr>
      </w:pPr>
      <w:ins w:id="331" w:author="Unknown">
        <w:r w:rsidRPr="00673557">
          <w:rPr>
            <w:rFonts w:ascii="Times New Roman" w:eastAsia="Times New Roman" w:hAnsi="Times New Roman" w:cs="Times New Roman"/>
            <w:sz w:val="24"/>
            <w:szCs w:val="24"/>
          </w:rPr>
          <w:t>10. C</w:t>
        </w:r>
      </w:ins>
    </w:p>
    <w:p w:rsidR="00673557" w:rsidRPr="00673557" w:rsidRDefault="00673557" w:rsidP="00673557">
      <w:pPr>
        <w:shd w:val="clear" w:color="auto" w:fill="FFFFFF"/>
        <w:spacing w:after="0" w:line="240" w:lineRule="auto"/>
        <w:rPr>
          <w:ins w:id="332" w:author="Unknown"/>
          <w:rFonts w:ascii="Times New Roman" w:eastAsia="Times New Roman" w:hAnsi="Times New Roman" w:cs="Times New Roman"/>
          <w:sz w:val="24"/>
          <w:szCs w:val="24"/>
        </w:rPr>
      </w:pPr>
      <w:ins w:id="333" w:author="Unknown">
        <w:r w:rsidRPr="00673557">
          <w:rPr>
            <w:rFonts w:ascii="Times New Roman" w:eastAsia="Times New Roman" w:hAnsi="Times New Roman" w:cs="Times New Roman"/>
            <w:b/>
            <w:bCs/>
            <w:sz w:val="24"/>
            <w:szCs w:val="24"/>
            <w:bdr w:val="none" w:sz="0" w:space="0" w:color="auto" w:frame="1"/>
          </w:rPr>
          <w:t>Exercise 6: Write the possessive adjectives</w:t>
        </w:r>
      </w:ins>
    </w:p>
    <w:tbl>
      <w:tblPr>
        <w:tblW w:w="10410" w:type="dxa"/>
        <w:shd w:val="clear" w:color="auto" w:fill="FFFFFF"/>
        <w:tblCellMar>
          <w:left w:w="0" w:type="dxa"/>
          <w:right w:w="0" w:type="dxa"/>
        </w:tblCellMar>
        <w:tblLook w:val="04A0" w:firstRow="1" w:lastRow="0" w:firstColumn="1" w:lastColumn="0" w:noHBand="0" w:noVBand="1"/>
      </w:tblPr>
      <w:tblGrid>
        <w:gridCol w:w="5197"/>
        <w:gridCol w:w="5213"/>
      </w:tblGrid>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1. (I) ___My_____ sister is ten years old</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2. (He) ____His_____ eyes are blue</w:t>
            </w:r>
          </w:p>
        </w:tc>
      </w:tr>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3. (They) ___Their______ car is red</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4. (We) ___Our______ dog is white</w:t>
            </w:r>
          </w:p>
        </w:tc>
      </w:tr>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5. (You) ____Your_____ bicycles are old</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6. (She) ____Her_____ house is big</w:t>
            </w:r>
          </w:p>
        </w:tc>
      </w:tr>
      <w:tr w:rsidR="00673557" w:rsidRPr="00673557" w:rsidTr="00673557">
        <w:tc>
          <w:tcPr>
            <w:tcW w:w="5055"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lastRenderedPageBreak/>
              <w:t>7. (He) ___His____ father is doctor</w:t>
            </w:r>
          </w:p>
        </w:tc>
        <w:tc>
          <w:tcPr>
            <w:tcW w:w="5070" w:type="dxa"/>
            <w:tcBorders>
              <w:top w:val="outset" w:sz="6" w:space="0" w:color="auto"/>
              <w:left w:val="outset" w:sz="6" w:space="0" w:color="auto"/>
              <w:bottom w:val="outset" w:sz="6" w:space="0" w:color="auto"/>
              <w:right w:val="outset" w:sz="6" w:space="0" w:color="auto"/>
            </w:tcBorders>
            <w:shd w:val="clear" w:color="auto" w:fill="FFFFFF"/>
            <w:tcMar>
              <w:top w:w="60" w:type="dxa"/>
              <w:left w:w="60" w:type="dxa"/>
              <w:bottom w:w="60" w:type="dxa"/>
              <w:right w:w="60" w:type="dxa"/>
            </w:tcMar>
            <w:vAlign w:val="center"/>
            <w:hideMark/>
          </w:tcPr>
          <w:p w:rsidR="00673557" w:rsidRPr="00673557" w:rsidRDefault="00673557" w:rsidP="00673557">
            <w:pPr>
              <w:spacing w:after="0" w:line="240" w:lineRule="auto"/>
              <w:rPr>
                <w:rFonts w:ascii="Times New Roman" w:eastAsia="Times New Roman" w:hAnsi="Times New Roman" w:cs="Times New Roman"/>
                <w:sz w:val="24"/>
                <w:szCs w:val="24"/>
              </w:rPr>
            </w:pPr>
            <w:r w:rsidRPr="00673557">
              <w:rPr>
                <w:rFonts w:ascii="Times New Roman" w:eastAsia="Times New Roman" w:hAnsi="Times New Roman" w:cs="Times New Roman"/>
                <w:sz w:val="24"/>
                <w:szCs w:val="24"/>
              </w:rPr>
              <w:t>8. (I) ___My______ sister is Mary</w:t>
            </w:r>
          </w:p>
        </w:tc>
      </w:tr>
    </w:tbl>
    <w:p w:rsidR="00673557" w:rsidRPr="00673557" w:rsidRDefault="00673557" w:rsidP="00673557">
      <w:pPr>
        <w:shd w:val="clear" w:color="auto" w:fill="FFFFFF"/>
        <w:spacing w:after="0" w:line="240" w:lineRule="auto"/>
        <w:rPr>
          <w:ins w:id="334" w:author="Unknown"/>
          <w:rFonts w:ascii="Times New Roman" w:eastAsia="Times New Roman" w:hAnsi="Times New Roman" w:cs="Times New Roman"/>
          <w:sz w:val="24"/>
          <w:szCs w:val="24"/>
        </w:rPr>
      </w:pPr>
      <w:ins w:id="335" w:author="Unknown">
        <w:r w:rsidRPr="00673557">
          <w:rPr>
            <w:rFonts w:ascii="Times New Roman" w:eastAsia="Times New Roman" w:hAnsi="Times New Roman" w:cs="Times New Roman"/>
            <w:b/>
            <w:bCs/>
            <w:sz w:val="24"/>
            <w:szCs w:val="24"/>
            <w:bdr w:val="none" w:sz="0" w:space="0" w:color="auto" w:frame="1"/>
          </w:rPr>
          <w:t>Exercise 7: Read the story and fill in the blanks with proper words</w:t>
        </w:r>
      </w:ins>
    </w:p>
    <w:p w:rsidR="00673557" w:rsidRPr="00673557" w:rsidRDefault="00673557" w:rsidP="00673557">
      <w:pPr>
        <w:shd w:val="clear" w:color="auto" w:fill="FFFFFF"/>
        <w:spacing w:after="0" w:line="240" w:lineRule="auto"/>
        <w:rPr>
          <w:ins w:id="336" w:author="Unknown"/>
          <w:rFonts w:ascii="Times New Roman" w:eastAsia="Times New Roman" w:hAnsi="Times New Roman" w:cs="Times New Roman"/>
          <w:sz w:val="24"/>
          <w:szCs w:val="24"/>
        </w:rPr>
      </w:pPr>
      <w:ins w:id="337" w:author="Unknown">
        <w:r w:rsidRPr="00673557">
          <w:rPr>
            <w:rFonts w:ascii="Times New Roman" w:eastAsia="Times New Roman" w:hAnsi="Times New Roman" w:cs="Times New Roman"/>
            <w:sz w:val="24"/>
            <w:szCs w:val="24"/>
          </w:rPr>
          <w:t>Last year we went to Antalya to visit our grandparents. They were very glad to see us. It was a very good holiday for us. We went swimming with our brother. He swims well. We had picnics all together. The picnics were very funny. My grandmother made sandwiches for us. She makes really delicious sandwiches. I love all her meals.</w:t>
        </w:r>
      </w:ins>
    </w:p>
    <w:p w:rsidR="00673557" w:rsidRPr="00673557" w:rsidRDefault="00673557" w:rsidP="00673557">
      <w:pPr>
        <w:shd w:val="clear" w:color="auto" w:fill="FFFFFF"/>
        <w:spacing w:after="0" w:line="240" w:lineRule="auto"/>
        <w:rPr>
          <w:ins w:id="338" w:author="Unknown"/>
          <w:rFonts w:ascii="Times New Roman" w:eastAsia="Times New Roman" w:hAnsi="Times New Roman" w:cs="Times New Roman"/>
          <w:sz w:val="24"/>
          <w:szCs w:val="24"/>
        </w:rPr>
      </w:pPr>
      <w:ins w:id="339" w:author="Unknown">
        <w:r w:rsidRPr="00673557">
          <w:rPr>
            <w:rFonts w:ascii="Times New Roman" w:eastAsia="Times New Roman" w:hAnsi="Times New Roman" w:cs="Times New Roman"/>
            <w:sz w:val="24"/>
            <w:szCs w:val="24"/>
          </w:rPr>
          <w:t>Our father and mother went to discos at night. They like dancing and at the weekend they go to a dance club. While our parents were out, our grandfather told us funny stories. We laughed all night. Our grandmother made pop-corn for us.</w:t>
        </w:r>
      </w:ins>
    </w:p>
    <w:p w:rsidR="00673557" w:rsidRPr="00673557" w:rsidRDefault="00673557" w:rsidP="00673557">
      <w:pPr>
        <w:shd w:val="clear" w:color="auto" w:fill="FFFFFF"/>
        <w:spacing w:after="0" w:line="240" w:lineRule="auto"/>
        <w:rPr>
          <w:ins w:id="340" w:author="Unknown"/>
          <w:rFonts w:ascii="Times New Roman" w:eastAsia="Times New Roman" w:hAnsi="Times New Roman" w:cs="Times New Roman"/>
          <w:sz w:val="24"/>
          <w:szCs w:val="24"/>
        </w:rPr>
      </w:pPr>
      <w:ins w:id="341" w:author="Unknown">
        <w:r w:rsidRPr="00673557">
          <w:rPr>
            <w:rFonts w:ascii="Times New Roman" w:eastAsia="Times New Roman" w:hAnsi="Times New Roman" w:cs="Times New Roman"/>
            <w:sz w:val="24"/>
            <w:szCs w:val="24"/>
          </w:rPr>
          <w:t>In the mornings we had breakfast in the garden. It was full of flowers. There were ducks and hens in the garden. We played with the ducks and the hen. They were very lovely. It was a very beautiful holiday. I am waiting for next visit to our parents impatiently.</w:t>
        </w:r>
      </w:ins>
    </w:p>
    <w:p w:rsidR="00673557" w:rsidRPr="00673557" w:rsidRDefault="00673557" w:rsidP="00673557">
      <w:pPr>
        <w:shd w:val="clear" w:color="auto" w:fill="FFFFFF"/>
        <w:spacing w:after="0" w:line="240" w:lineRule="auto"/>
        <w:rPr>
          <w:ins w:id="342" w:author="Unknown"/>
          <w:rFonts w:ascii="Times New Roman" w:eastAsia="Times New Roman" w:hAnsi="Times New Roman" w:cs="Times New Roman"/>
          <w:sz w:val="24"/>
          <w:szCs w:val="24"/>
        </w:rPr>
      </w:pPr>
      <w:ins w:id="343" w:author="Unknown">
        <w:r w:rsidRPr="00673557">
          <w:rPr>
            <w:rFonts w:ascii="Times New Roman" w:eastAsia="Times New Roman" w:hAnsi="Times New Roman" w:cs="Times New Roman"/>
            <w:b/>
            <w:bCs/>
            <w:sz w:val="24"/>
            <w:szCs w:val="24"/>
            <w:bdr w:val="none" w:sz="0" w:space="0" w:color="auto" w:frame="1"/>
          </w:rPr>
          <w:t>Exercise 8: Fill in the blanks with proper words</w:t>
        </w:r>
      </w:ins>
    </w:p>
    <w:p w:rsidR="00673557" w:rsidRPr="00673557" w:rsidRDefault="00673557" w:rsidP="00673557">
      <w:pPr>
        <w:shd w:val="clear" w:color="auto" w:fill="FFFFFF"/>
        <w:spacing w:after="0" w:line="240" w:lineRule="auto"/>
        <w:rPr>
          <w:ins w:id="344" w:author="Unknown"/>
          <w:rFonts w:ascii="Times New Roman" w:eastAsia="Times New Roman" w:hAnsi="Times New Roman" w:cs="Times New Roman"/>
          <w:sz w:val="24"/>
          <w:szCs w:val="24"/>
        </w:rPr>
      </w:pPr>
      <w:ins w:id="345" w:author="Unknown">
        <w:r w:rsidRPr="00673557">
          <w:rPr>
            <w:rFonts w:ascii="Times New Roman" w:eastAsia="Times New Roman" w:hAnsi="Times New Roman" w:cs="Times New Roman"/>
            <w:sz w:val="24"/>
            <w:szCs w:val="24"/>
          </w:rPr>
          <w:t>1. My father goes to work by ______his______ car. ____He________ drives well.</w:t>
        </w:r>
      </w:ins>
    </w:p>
    <w:p w:rsidR="00673557" w:rsidRPr="00673557" w:rsidRDefault="00673557" w:rsidP="00673557">
      <w:pPr>
        <w:shd w:val="clear" w:color="auto" w:fill="FFFFFF"/>
        <w:spacing w:after="0" w:line="240" w:lineRule="auto"/>
        <w:rPr>
          <w:ins w:id="346" w:author="Unknown"/>
          <w:rFonts w:ascii="Times New Roman" w:eastAsia="Times New Roman" w:hAnsi="Times New Roman" w:cs="Times New Roman"/>
          <w:sz w:val="24"/>
          <w:szCs w:val="24"/>
        </w:rPr>
      </w:pPr>
      <w:ins w:id="347" w:author="Unknown">
        <w:r w:rsidRPr="00673557">
          <w:rPr>
            <w:rFonts w:ascii="Times New Roman" w:eastAsia="Times New Roman" w:hAnsi="Times New Roman" w:cs="Times New Roman"/>
            <w:sz w:val="24"/>
            <w:szCs w:val="24"/>
          </w:rPr>
          <w:t xml:space="preserve">2. ____It________ is </w:t>
        </w:r>
        <w:proofErr w:type="spellStart"/>
        <w:r w:rsidRPr="00673557">
          <w:rPr>
            <w:rFonts w:ascii="Times New Roman" w:eastAsia="Times New Roman" w:hAnsi="Times New Roman" w:cs="Times New Roman"/>
            <w:sz w:val="24"/>
            <w:szCs w:val="24"/>
          </w:rPr>
          <w:t>boirng</w:t>
        </w:r>
        <w:proofErr w:type="spellEnd"/>
        <w:r w:rsidRPr="00673557">
          <w:rPr>
            <w:rFonts w:ascii="Times New Roman" w:eastAsia="Times New Roman" w:hAnsi="Times New Roman" w:cs="Times New Roman"/>
            <w:sz w:val="24"/>
            <w:szCs w:val="24"/>
          </w:rPr>
          <w:t xml:space="preserve"> to stay at home. There is nothing to do.</w:t>
        </w:r>
      </w:ins>
    </w:p>
    <w:p w:rsidR="00673557" w:rsidRPr="00673557" w:rsidRDefault="00673557" w:rsidP="00673557">
      <w:pPr>
        <w:shd w:val="clear" w:color="auto" w:fill="FFFFFF"/>
        <w:spacing w:after="0" w:line="240" w:lineRule="auto"/>
        <w:rPr>
          <w:ins w:id="348" w:author="Unknown"/>
          <w:rFonts w:ascii="Times New Roman" w:eastAsia="Times New Roman" w:hAnsi="Times New Roman" w:cs="Times New Roman"/>
          <w:sz w:val="24"/>
          <w:szCs w:val="24"/>
        </w:rPr>
      </w:pPr>
      <w:ins w:id="349" w:author="Unknown">
        <w:r w:rsidRPr="00673557">
          <w:rPr>
            <w:rFonts w:ascii="Times New Roman" w:eastAsia="Times New Roman" w:hAnsi="Times New Roman" w:cs="Times New Roman"/>
            <w:sz w:val="24"/>
            <w:szCs w:val="24"/>
          </w:rPr>
          <w:t xml:space="preserve">3. In _____my_______ free time, I play the </w:t>
        </w:r>
        <w:proofErr w:type="spellStart"/>
        <w:r w:rsidRPr="00673557">
          <w:rPr>
            <w:rFonts w:ascii="Times New Roman" w:eastAsia="Times New Roman" w:hAnsi="Times New Roman" w:cs="Times New Roman"/>
            <w:sz w:val="24"/>
            <w:szCs w:val="24"/>
          </w:rPr>
          <w:t>pinao</w:t>
        </w:r>
        <w:proofErr w:type="spellEnd"/>
        <w:r w:rsidRPr="00673557">
          <w:rPr>
            <w:rFonts w:ascii="Times New Roman" w:eastAsia="Times New Roman" w:hAnsi="Times New Roman" w:cs="Times New Roman"/>
            <w:sz w:val="24"/>
            <w:szCs w:val="24"/>
          </w:rPr>
          <w:t xml:space="preserve"> with _______my_____ mother</w:t>
        </w:r>
      </w:ins>
    </w:p>
    <w:p w:rsidR="00673557" w:rsidRPr="00673557" w:rsidRDefault="00673557" w:rsidP="00673557">
      <w:pPr>
        <w:shd w:val="clear" w:color="auto" w:fill="FFFFFF"/>
        <w:spacing w:after="0" w:line="240" w:lineRule="auto"/>
        <w:rPr>
          <w:ins w:id="350" w:author="Unknown"/>
          <w:rFonts w:ascii="Times New Roman" w:eastAsia="Times New Roman" w:hAnsi="Times New Roman" w:cs="Times New Roman"/>
          <w:sz w:val="24"/>
          <w:szCs w:val="24"/>
        </w:rPr>
      </w:pPr>
      <w:ins w:id="351" w:author="Unknown">
        <w:r w:rsidRPr="00673557">
          <w:rPr>
            <w:rFonts w:ascii="Times New Roman" w:eastAsia="Times New Roman" w:hAnsi="Times New Roman" w:cs="Times New Roman"/>
            <w:sz w:val="24"/>
            <w:szCs w:val="24"/>
          </w:rPr>
          <w:t>4. My little cat is very lovely. ______It______ loves milk.</w:t>
        </w:r>
      </w:ins>
    </w:p>
    <w:p w:rsidR="00673557" w:rsidRPr="00673557" w:rsidRDefault="00673557" w:rsidP="00673557">
      <w:pPr>
        <w:shd w:val="clear" w:color="auto" w:fill="FFFFFF"/>
        <w:spacing w:after="0" w:line="240" w:lineRule="auto"/>
        <w:rPr>
          <w:ins w:id="352" w:author="Unknown"/>
          <w:rFonts w:ascii="Times New Roman" w:eastAsia="Times New Roman" w:hAnsi="Times New Roman" w:cs="Times New Roman"/>
          <w:sz w:val="24"/>
          <w:szCs w:val="24"/>
        </w:rPr>
      </w:pPr>
      <w:ins w:id="353" w:author="Unknown">
        <w:r w:rsidRPr="00673557">
          <w:rPr>
            <w:rFonts w:ascii="Times New Roman" w:eastAsia="Times New Roman" w:hAnsi="Times New Roman" w:cs="Times New Roman"/>
            <w:sz w:val="24"/>
            <w:szCs w:val="24"/>
          </w:rPr>
          <w:t>5. Su and Ali are good friends. ____They________ are always together.</w:t>
        </w:r>
      </w:ins>
    </w:p>
    <w:p w:rsidR="00673557" w:rsidRPr="00673557" w:rsidRDefault="00673557" w:rsidP="00673557">
      <w:pPr>
        <w:shd w:val="clear" w:color="auto" w:fill="FFFFFF"/>
        <w:spacing w:after="0" w:line="240" w:lineRule="auto"/>
        <w:rPr>
          <w:ins w:id="354" w:author="Unknown"/>
          <w:rFonts w:ascii="Times New Roman" w:eastAsia="Times New Roman" w:hAnsi="Times New Roman" w:cs="Times New Roman"/>
          <w:sz w:val="24"/>
          <w:szCs w:val="24"/>
        </w:rPr>
      </w:pPr>
      <w:ins w:id="355" w:author="Unknown">
        <w:r w:rsidRPr="00673557">
          <w:rPr>
            <w:rFonts w:ascii="Times New Roman" w:eastAsia="Times New Roman" w:hAnsi="Times New Roman" w:cs="Times New Roman"/>
            <w:sz w:val="24"/>
            <w:szCs w:val="24"/>
          </w:rPr>
          <w:t>6. Anna plays football on Saturday nights. _____She_______ plays wonderful.</w:t>
        </w:r>
      </w:ins>
    </w:p>
    <w:p w:rsidR="00673557" w:rsidRPr="00673557" w:rsidRDefault="00673557" w:rsidP="00673557">
      <w:pPr>
        <w:shd w:val="clear" w:color="auto" w:fill="FFFFFF"/>
        <w:spacing w:after="0" w:line="240" w:lineRule="auto"/>
        <w:rPr>
          <w:ins w:id="356" w:author="Unknown"/>
          <w:rFonts w:ascii="Times New Roman" w:eastAsia="Times New Roman" w:hAnsi="Times New Roman" w:cs="Times New Roman"/>
          <w:sz w:val="24"/>
          <w:szCs w:val="24"/>
        </w:rPr>
      </w:pPr>
      <w:ins w:id="357" w:author="Unknown">
        <w:r w:rsidRPr="00673557">
          <w:rPr>
            <w:rFonts w:ascii="Times New Roman" w:eastAsia="Times New Roman" w:hAnsi="Times New Roman" w:cs="Times New Roman"/>
            <w:sz w:val="24"/>
            <w:szCs w:val="24"/>
          </w:rPr>
          <w:t>7. I bought a new bicycle. ____It________ is red.</w:t>
        </w:r>
      </w:ins>
    </w:p>
    <w:p w:rsidR="00817F32" w:rsidRPr="00673557" w:rsidRDefault="00817F32">
      <w:pPr>
        <w:rPr>
          <w:rFonts w:ascii="Times New Roman" w:hAnsi="Times New Roman" w:cs="Times New Roman"/>
        </w:rPr>
      </w:pPr>
    </w:p>
    <w:sectPr w:rsidR="00817F32" w:rsidRPr="00673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2AE7"/>
    <w:rsid w:val="002F481D"/>
    <w:rsid w:val="00463DC8"/>
    <w:rsid w:val="00502B46"/>
    <w:rsid w:val="00515C38"/>
    <w:rsid w:val="00673557"/>
    <w:rsid w:val="00731051"/>
    <w:rsid w:val="007E26B1"/>
    <w:rsid w:val="00817F32"/>
    <w:rsid w:val="00843CE5"/>
    <w:rsid w:val="00861AAC"/>
    <w:rsid w:val="009926D4"/>
    <w:rsid w:val="00AD7273"/>
    <w:rsid w:val="00C02AE7"/>
    <w:rsid w:val="00D96DDE"/>
    <w:rsid w:val="00FD7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02B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2B46"/>
    <w:rPr>
      <w:rFonts w:ascii="Times New Roman" w:eastAsia="Times New Roman" w:hAnsi="Times New Roman" w:cs="Times New Roman"/>
      <w:b/>
      <w:bCs/>
      <w:sz w:val="36"/>
      <w:szCs w:val="36"/>
    </w:rPr>
  </w:style>
  <w:style w:type="character" w:styleId="Strong">
    <w:name w:val="Strong"/>
    <w:basedOn w:val="DefaultParagraphFont"/>
    <w:uiPriority w:val="22"/>
    <w:qFormat/>
    <w:rsid w:val="00502B46"/>
    <w:rPr>
      <w:b/>
      <w:bCs/>
    </w:rPr>
  </w:style>
  <w:style w:type="paragraph" w:styleId="NormalWeb">
    <w:name w:val="Normal (Web)"/>
    <w:basedOn w:val="Normal"/>
    <w:uiPriority w:val="99"/>
    <w:unhideWhenUsed/>
    <w:rsid w:val="00502B4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43CE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02B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2B46"/>
    <w:rPr>
      <w:rFonts w:ascii="Times New Roman" w:eastAsia="Times New Roman" w:hAnsi="Times New Roman" w:cs="Times New Roman"/>
      <w:b/>
      <w:bCs/>
      <w:sz w:val="36"/>
      <w:szCs w:val="36"/>
    </w:rPr>
  </w:style>
  <w:style w:type="character" w:styleId="Strong">
    <w:name w:val="Strong"/>
    <w:basedOn w:val="DefaultParagraphFont"/>
    <w:uiPriority w:val="22"/>
    <w:qFormat/>
    <w:rsid w:val="00502B46"/>
    <w:rPr>
      <w:b/>
      <w:bCs/>
    </w:rPr>
  </w:style>
  <w:style w:type="paragraph" w:styleId="NormalWeb">
    <w:name w:val="Normal (Web)"/>
    <w:basedOn w:val="Normal"/>
    <w:uiPriority w:val="99"/>
    <w:unhideWhenUsed/>
    <w:rsid w:val="00502B4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43C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7024957">
      <w:bodyDiv w:val="1"/>
      <w:marLeft w:val="0"/>
      <w:marRight w:val="0"/>
      <w:marTop w:val="0"/>
      <w:marBottom w:val="0"/>
      <w:divBdr>
        <w:top w:val="none" w:sz="0" w:space="0" w:color="auto"/>
        <w:left w:val="none" w:sz="0" w:space="0" w:color="auto"/>
        <w:bottom w:val="none" w:sz="0" w:space="0" w:color="auto"/>
        <w:right w:val="none" w:sz="0" w:space="0" w:color="auto"/>
      </w:divBdr>
    </w:div>
    <w:div w:id="144487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249</TotalTime>
  <Pages>8</Pages>
  <Words>1500</Words>
  <Characters>8554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Phuc</dc:creator>
  <cp:keywords/>
  <dc:description/>
  <cp:lastModifiedBy>Cao Phuc</cp:lastModifiedBy>
  <cp:revision>6</cp:revision>
  <dcterms:created xsi:type="dcterms:W3CDTF">2022-03-22T05:25:00Z</dcterms:created>
  <dcterms:modified xsi:type="dcterms:W3CDTF">2022-03-30T07:53:00Z</dcterms:modified>
</cp:coreProperties>
</file>