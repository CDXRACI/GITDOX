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676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@-- Bài tập MDQH: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Bài tập thực hành về mệnh đề quan hệ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EXERCISE 1: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Chọn đáp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án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đúng nhất để hoàn thành các câu sau hoặc chọn đáp án có câu gần nghĩa nhất với câu gốc: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1.        She is talking about the author________book is one of the best-sellers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77C6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year.0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0           A. which                B. whose            C. that                     D. who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        He bought all the books__________are needed for the next exam.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that                   B. what                      C. those                   D. who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3.        The children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,_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_________parents are famous teachers, are taught well.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that                  B. whom                   C. whose              D. their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4.        Do you know the boy________we met at the party last week?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           A. which                B. whose                   C. who             D. whom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5.        The exercises which we are doing________very easy.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is                  B. has been              C. are                  D. was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6.        The man_______next to me kept talking during the film,            _______really annoyed me.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having sat / that                                                B. sitting / which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C. to sit / what                                             D. sitting / who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7.        Was Neil Armstrong the first person________foot on the moon?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set                          B. setting                   C. to set             D. who was set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8.        This is the village in________my family and I have lived for over 20 years.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which                    B. that                        C. whom                D. where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9.        My mother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,_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_______everyone admires, is a famous teacher.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where                   B. whom                   C. which               D. whose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lastRenderedPageBreak/>
        <w:t>10.      The old building__________is in front of my house fell down.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of which               B. which                    C. whose                  D. whom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11.      We need a teacher__________native language is English.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who                B. whose                   C. whom             D. that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12. I bought a T- shirt________is very nice.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who                   B. whose             C. whom          D. that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l3.       The woman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,_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_______was sitting in the meeting hall, didn't seem friendly to us at all.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who                  B. whom                 C. where             D. when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14.      The man with__________I have been working is very friendly.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who                  B. that                     C which           D. whom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15.      We'll come in May__________the schools are on holiday.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that                    B. where                   C. which             D. when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EXERCISE 2 Chọn đáp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án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có lỗi sai cần được sửa: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1.        The man for (A) who the police (B) are looking (C) robbed (D) the bank last week.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        Today, (A) the number of people (B) whom moved into this city (C) is almost double (D) that of twenty years ago.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3.        They work (A) with (B) a person (C) his name (D) is John.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4.        (A) 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 man (B) whom you (C) are looking for (D) living in this neighborhood.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5.        (A) His father warned (B) him not (C) repeating (D) that mistake again.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6.        My mother (A) will fly to Ha Noi, (B) that is (C) the capital city (D) of Vietnam.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7.        She (A) is (B) the most beautiful girl (C) whose I have (D) ever met.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8.        Every student (A) who (B) majors in English (C) 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 ready to participate (D) in this contest.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9.        (A) The policeman must try (B) to catch those people (C) whom drive (D) dangerously.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10.      The person (A) about who (B) I told you yesterday (C) is coming here (D) tomorrow.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lastRenderedPageBreak/>
        <w:t>11.      (A) Mother's Day is (B) the day when children show (C) their love to their mother (D) one.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12.      (A) Do you know (B) the reason (C) when we should learn (D) English?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13.      (A) 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That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 is the (B) woman who (C) she told me (D) the news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14.      It is (A) complicated (B) because pollution (C) is caused by things (D) when benefit people.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15.      (A) New Year Day is the day (B) where my family members (C) gather and enjoy it (D) together.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ĐÁP ÁN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1.        B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Sau chỗ trống là danh từ "book" nên từ cần điền vào là đại từ quan hệ whose để thay thế cho tính từ sở hữu.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Cô ấy đang nói chuyện về tác giả mà cuốn sách của ông ấy là một trong những cuốn sách bán chạy nhất năm nay.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        A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Trong câu đại từ quan hệ "that" dùng để thay thế cho chủ ngữ trong mệnh đề xác định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Anh ấy đã mua tất cả những quyển sách mà cần cho kỳ thi sắp tới.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3.        C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Phía sau chỗ trống là danh từ "parents" nên từ cần điền vào là đại từ whose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Những đứa trẻ mà bố mẹ của chúng là giáo viên nổi tiếng thì được dạy dỗ tốt.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4.        D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77C6">
        <w:rPr>
          <w:rFonts w:ascii="Times New Roman" w:hAnsi="Times New Roman" w:cs="Times New Roman"/>
          <w:sz w:val="24"/>
          <w:szCs w:val="24"/>
        </w:rPr>
        <w:t>Chúng ta dùng whom để thay thế cho tân ngữ chỉ người trong câu này.</w:t>
      </w:r>
      <w:proofErr w:type="gramEnd"/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Bạn có biết cậu bé mà chúng ta đã gặp ở bữa tiệc tuần trước không?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5.        C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lastRenderedPageBreak/>
        <w:t>Chủ ngữ phía trước là "the exercises" (danh từ số nhiều) nên động từ to be là are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Những bài tập mà chúng tôi đang làm thì rất dễ.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6.        B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77C6">
        <w:rPr>
          <w:rFonts w:ascii="Times New Roman" w:hAnsi="Times New Roman" w:cs="Times New Roman"/>
          <w:sz w:val="24"/>
          <w:szCs w:val="24"/>
        </w:rPr>
        <w:t>Rút gọn mệnh đề quan hệ ở chủ động nên động từ phía trước là Ving.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Dùng đại từ quan hệ "which" ở phía sau để thay thế cho cả mệnh đề ở phía trước.</w:t>
      </w:r>
      <w:proofErr w:type="gramEnd"/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Người đàn ông mà ngồi bên cạnh tôi liên tục nói chuyện suốt cả bộ phim, điều mà thực sự đã làm tôi bực mình.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7.        C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77C6">
        <w:rPr>
          <w:rFonts w:ascii="Times New Roman" w:hAnsi="Times New Roman" w:cs="Times New Roman"/>
          <w:sz w:val="24"/>
          <w:szCs w:val="24"/>
        </w:rPr>
        <w:t>Trong câu có the first...  nên khi rút gọn mệnh đề quan hệ ta dùng to V.</w:t>
      </w:r>
      <w:proofErr w:type="gramEnd"/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Có phải Neil Armstrong là người đầu tiên đã đặt chân lên mặt trăng không?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8.        A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In which = where: thay thế cho cụm từ nơi chốn.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Đây là ngôi làng mà tôi và gia đình đã sống được hơn 20 năm rồi.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9.        B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Thay thế cho tân ngữ chỉ người nên đáp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án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là whom.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My mother is a famous teacher. Everyone admires her. (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tân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ngữ)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=&gt; My mother, whom everyone admires, is a famous teacher.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Mẹ tôi, người mà mọi người ngưỡng mộ, là giáo viên nổi tiếng.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10.      B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Thay thế cho chủ ngữ chỉ vật nên đáp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án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là which.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The old building fell down. It is in front of my house.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=&gt; The old building which is in front of my house fell down.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Tòa nhà cũ mà ở phía trước nhà tôi đã đổ xuống.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11.      B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Phía sau chỗ trống là danh từ “native language" nên từ cần điền vào là đại từ quan hệ "whose"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Chúng tôi cần một giáo viên mà ngôn ngữ bản xứ của người đó là tiếng Anh.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lastRenderedPageBreak/>
        <w:t>12.      D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I bought a T- shirt. It is very nice.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=&gt; I bought a T- shirt which /that is very nice.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Thay thế cho chủ ngữ chỉ nên đáp án là that / which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13.      A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Thay thế cho chủ ngữ chỉ người nên đáp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án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là who.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Người phụ nữ mà đang ngồi ở trong phòng họp, dường như không thân thiện với chúng ta chút nào.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14.      D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Thay thế cho tân ngữ chỉ người nên đáp án là whom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The man is very friendly. I have been working with him.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=&gt; The man with whom I have been working is very friendly.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Người đàn ông mà tôi đang làm việc cùng thì rất thân thiện.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15.      D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Phía trước chỗ trống là in May (chỉ thời gian) nên ta dùng trạng từ quan hệ when để thay thế cho cụm từ chỉ thời gian.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Chúng tôi sẽ đến vào tháng 5 khi mà các ngôi trường đang nghỉ.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BÀI TẬP 2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Đáp án: 1.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  A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(who =&gt; whom)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Người đàn ông mà cảnh sát đang tìm kiếm đã cướp ngân hàng vào tuần trước.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        B (whom=&gt; who)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Ngày nay, số lượng những người mà chuyển vào thành phố này thì gần gấp đôi số lượng cách đây 20 năm.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3.        C (his =&gt; whose)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Họ làm việc với một người tên là John.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4.        D (living =&gt; lives/ is living)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lastRenderedPageBreak/>
        <w:t>Dịch nghĩa: Người đàn ông mà bạn đang tìm kiếm sống ở vùng này.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5.        C (repeating =&gt; to repeat)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Cấu trúc: warn sb not to do sth: cảnh báo/ cảnh cáo ai không được làm gì đó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Bố anh ấy cảnh cáo anh ấy không được lặp lại sai lầm đó nữa.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6.        B (that =&gt; which)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Mẹ tôi sẽ bay đến Hà Nội, thủ đô của nước Việt Nam.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7.        C (whose =&gt; whom/that)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Cô ấy là cô gái xinh đẹp nhất mà tôi đã từng gặp.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8.        C (are =&gt; is vì chủ ngữ là every student)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Mọi học sinh mà chuyên ngành tiếng anh thì sẵn sàng tham gia vào cuộc thi này.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9.        C (whom=&gt; who)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Dịch nghĩa: Cảnh sát phải cố gắng bắt những người mà lái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xe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nguy hiểm.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10.      A (about who =&gt;about whom)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Người mà tôi đã kể cho bạn hôm qua sẽ đến đây vào ngày mai.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11.      D (bỏ on)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Ngày của mẹ là ngày mà những người con bày tỏ tình yêu với mẹ của mình.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12.      C (when =&gt; why)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Bạn có biết lý do mà chúng ta nên học tiếng anh không?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13.      C (bỏ she)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Đó là người phụ nữ mà đã nói cho tôi biết tin tức.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14.      D (when =&gt; which)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thật là phức tạp bởi vì ô nhiễm được gây ra bởi những thứ mà có lợi cho con người.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15.      B (where =&gt; when)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Ngày năm mới là ngày mà mà các thành viên trong gia đình tụ họp và tận hưởng năm mới với nha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@----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Bài tập về mệnh đề quan hệ có đáp án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I. Fill in the blanks with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WHO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, WHICH or THAT: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1. The men ___</w:t>
      </w:r>
      <w:r w:rsidR="000D6F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lives next-door are English.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 The dictionary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you gave me is very good.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3. Do you know the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girls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___</w:t>
      </w:r>
      <w:r w:rsidR="000D6F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are standing outside the church?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4. The police are looking for the thieve ____</w:t>
      </w:r>
      <w:r w:rsidR="000D6F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 got into my house last night.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5. The chocolate ___</w:t>
      </w:r>
      <w:r w:rsidR="000D6F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you like comes from the United States.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6. I have lost the necklace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my mother gave me on my birthday.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7. A burglar is someone ____</w:t>
      </w:r>
      <w:r w:rsidR="000D6F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 breaks into a house and steals things.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8. Buses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go to the airport run every half hour.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9. I can't find the key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opens this door.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10. I gave you a book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had many pictures.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11. I don't like the boy ___</w:t>
      </w:r>
      <w:r w:rsidR="000D6F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Sue is going out with.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12. Did you see the beautiful dress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 xml:space="preserve">____ she wore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yesterday.</w:t>
      </w:r>
      <w:proofErr w:type="gramEnd"/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13. The man ____</w:t>
      </w:r>
      <w:r w:rsidR="000D6F69">
        <w:rPr>
          <w:rFonts w:ascii="Times New Roman" w:hAnsi="Times New Roman" w:cs="Times New Roman"/>
          <w:sz w:val="24"/>
          <w:szCs w:val="24"/>
        </w:rPr>
        <w:t>that</w:t>
      </w:r>
      <w:r w:rsidRPr="00DB77C6">
        <w:rPr>
          <w:rFonts w:ascii="Times New Roman" w:hAnsi="Times New Roman" w:cs="Times New Roman"/>
          <w:sz w:val="24"/>
          <w:szCs w:val="24"/>
        </w:rPr>
        <w:t>___ she is going to marry is very rich.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14. This is the bank ____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 was robbed yesterday.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15. He wore a mask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made him look like Mickey Mouse.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II. Fill in the blanks with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WHO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, WHICH or WHOSE: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1. He arrived with a friend ___</w:t>
      </w:r>
      <w:r w:rsidR="00CB7B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 waited outside in the car.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 The man ___</w:t>
      </w:r>
      <w:r w:rsidR="00CB7B69">
        <w:rPr>
          <w:rFonts w:ascii="Times New Roman" w:hAnsi="Times New Roman" w:cs="Times New Roman"/>
          <w:sz w:val="24"/>
          <w:szCs w:val="24"/>
        </w:rPr>
        <w:t>whose</w:t>
      </w:r>
      <w:r w:rsidRPr="00DB77C6">
        <w:rPr>
          <w:rFonts w:ascii="Times New Roman" w:hAnsi="Times New Roman" w:cs="Times New Roman"/>
          <w:sz w:val="24"/>
          <w:szCs w:val="24"/>
        </w:rPr>
        <w:t>___ mobile was ringing did not know what to do.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3. The car __</w:t>
      </w:r>
      <w:r w:rsidR="00CB7B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the robbers escaped in was a BMW.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4. The woman ___</w:t>
      </w:r>
      <w:r w:rsidR="0029426E">
        <w:rPr>
          <w:rFonts w:ascii="Times New Roman" w:hAnsi="Times New Roman" w:cs="Times New Roman"/>
          <w:sz w:val="24"/>
          <w:szCs w:val="24"/>
        </w:rPr>
        <w:t>whose</w:t>
      </w:r>
      <w:r w:rsidRPr="00DB77C6">
        <w:rPr>
          <w:rFonts w:ascii="Times New Roman" w:hAnsi="Times New Roman" w:cs="Times New Roman"/>
          <w:sz w:val="24"/>
          <w:szCs w:val="24"/>
        </w:rPr>
        <w:t>___ daughter was crying tried to calm her down.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lastRenderedPageBreak/>
        <w:t>5. The postman ___</w:t>
      </w:r>
      <w:r w:rsidR="0029426E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 works in the village is very old.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6. The family __</w:t>
      </w:r>
      <w:r w:rsidR="0029426E">
        <w:rPr>
          <w:rFonts w:ascii="Times New Roman" w:hAnsi="Times New Roman" w:cs="Times New Roman"/>
          <w:sz w:val="24"/>
          <w:szCs w:val="24"/>
        </w:rPr>
        <w:t>whose</w:t>
      </w:r>
      <w:r w:rsidRPr="00DB77C6">
        <w:rPr>
          <w:rFonts w:ascii="Times New Roman" w:hAnsi="Times New Roman" w:cs="Times New Roman"/>
          <w:sz w:val="24"/>
          <w:szCs w:val="24"/>
        </w:rPr>
        <w:t>____ car was stolen last week is the Smiths.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7. The cowboy __</w:t>
      </w:r>
      <w:r w:rsidR="0029426E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is wearing a red shirt looks very funny.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8. A bus is a big car _</w:t>
      </w:r>
      <w:r w:rsidR="0029426E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_____ carries lots of people.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9. The volunteers, ____</w:t>
      </w:r>
      <w:r w:rsidR="0029426E">
        <w:rPr>
          <w:rFonts w:ascii="Times New Roman" w:hAnsi="Times New Roman" w:cs="Times New Roman"/>
          <w:sz w:val="24"/>
          <w:szCs w:val="24"/>
        </w:rPr>
        <w:t>whose</w:t>
      </w:r>
      <w:r w:rsidRPr="00DB77C6">
        <w:rPr>
          <w:rFonts w:ascii="Times New Roman" w:hAnsi="Times New Roman" w:cs="Times New Roman"/>
          <w:sz w:val="24"/>
          <w:szCs w:val="24"/>
        </w:rPr>
        <w:t>__ enthusiasm was obvious, finished the work quickly.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10. Children ____</w:t>
      </w:r>
      <w:r w:rsidR="0029426E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 like music are often good at mathematics.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11. The engineers ___</w:t>
      </w:r>
      <w:r w:rsidR="0029426E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 designed the building received an award.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12. The girl __</w:t>
      </w:r>
      <w:r w:rsidR="0029426E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recited the poem is my niece.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13. The townspeople, __</w:t>
      </w:r>
      <w:r w:rsidR="0029426E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pride in their community is well- known, raised enough money to build a new town hall.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14. The Pacific Ocean, ___</w:t>
      </w:r>
      <w:r w:rsidR="00201936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 might have been crossed by raft during the Stone Age, is the world's largest ocean.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15. The newspaper to ____</w:t>
      </w:r>
      <w:r w:rsidR="00201936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 we subscribe is delivered regularly.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III. Put who/ whom/ which/ that/ where…. in the blank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1. The parents thanked the woman __</w:t>
      </w:r>
      <w:r w:rsidR="00201936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__had saved their son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 The factory __</w:t>
      </w:r>
      <w:r w:rsidR="00201936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___closed last week had been there for many years</w:t>
      </w:r>
    </w:p>
    <w:p w:rsidR="008A4159" w:rsidRPr="00DB77C6" w:rsidRDefault="008A4159" w:rsidP="008A4159">
      <w:pPr>
        <w:rPr>
          <w:ins w:id="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Two men, neither of __</w:t>
        </w:r>
      </w:ins>
      <w:r w:rsidR="00201936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whom</w:t>
      </w:r>
      <w:ins w:id="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___I had been before, came into my office.</w:t>
        </w:r>
      </w:ins>
    </w:p>
    <w:p w:rsidR="008A4159" w:rsidRPr="00DB77C6" w:rsidRDefault="008A4159" w:rsidP="008A4159">
      <w:pPr>
        <w:rPr>
          <w:ins w:id="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I like the ice-cream __</w:t>
        </w:r>
      </w:ins>
      <w:r w:rsidR="00201936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__they sell in that shop</w:t>
        </w:r>
      </w:ins>
    </w:p>
    <w:p w:rsidR="008A4159" w:rsidRPr="00DB77C6" w:rsidRDefault="008A4159" w:rsidP="008A4159">
      <w:pPr>
        <w:rPr>
          <w:ins w:id="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He ate the food ___</w:t>
        </w:r>
      </w:ins>
      <w:r w:rsidR="00201936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 no one else wanted</w:t>
        </w:r>
      </w:ins>
    </w:p>
    <w:p w:rsidR="008A4159" w:rsidRPr="00DB77C6" w:rsidRDefault="008A4159" w:rsidP="008A4159">
      <w:pPr>
        <w:rPr>
          <w:ins w:id="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John has got a new mobile phone __</w:t>
        </w:r>
      </w:ins>
      <w:r w:rsidR="00201936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1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 takes photos</w:t>
        </w:r>
      </w:ins>
    </w:p>
    <w:p w:rsidR="008A4159" w:rsidRPr="00DB77C6" w:rsidRDefault="008A4159" w:rsidP="008A4159">
      <w:pPr>
        <w:rPr>
          <w:ins w:id="1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 village _</w:t>
        </w:r>
      </w:ins>
      <w:r w:rsidR="00BA253B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where</w:t>
      </w:r>
      <w:ins w:id="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 I ran out of petrol didn’t have a petrol station</w:t>
        </w:r>
      </w:ins>
    </w:p>
    <w:p w:rsidR="008A4159" w:rsidRPr="00DB77C6" w:rsidRDefault="008A4159" w:rsidP="008A4159">
      <w:pPr>
        <w:rPr>
          <w:ins w:id="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job for ___</w:t>
        </w:r>
      </w:ins>
      <w:r w:rsidR="00BA253B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1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__she has applied is in London</w:t>
        </w:r>
      </w:ins>
    </w:p>
    <w:p w:rsidR="008A4159" w:rsidRPr="00DB77C6" w:rsidRDefault="008A4159" w:rsidP="008A4159">
      <w:pPr>
        <w:rPr>
          <w:ins w:id="1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John sold his computer, _</w:t>
        </w:r>
      </w:ins>
      <w:r w:rsidR="00BA253B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____he no longer need, to his cousin</w:t>
        </w:r>
      </w:ins>
    </w:p>
    <w:p w:rsidR="008A4159" w:rsidRPr="00DB77C6" w:rsidRDefault="008A4159" w:rsidP="008A4159">
      <w:pPr>
        <w:rPr>
          <w:ins w:id="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10. Teddy has two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cars,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one of ___</w:t>
        </w:r>
      </w:ins>
      <w:r w:rsidR="00BA253B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2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 is very expensive.</w:t>
        </w:r>
      </w:ins>
    </w:p>
    <w:p w:rsidR="008A4159" w:rsidRPr="00DB77C6" w:rsidRDefault="008A4159" w:rsidP="008A4159">
      <w:pPr>
        <w:rPr>
          <w:ins w:id="2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IV. Combine These Pairs Of Sentences Using Relative Pronouns:</w:t>
        </w:r>
      </w:ins>
    </w:p>
    <w:p w:rsidR="008A4159" w:rsidRPr="00DB77C6" w:rsidRDefault="008A4159" w:rsidP="008A4159">
      <w:pPr>
        <w:rPr>
          <w:ins w:id="2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first boy has just moved. He knows the truth.</w:t>
        </w:r>
      </w:ins>
    </w:p>
    <w:p w:rsidR="00BA253B" w:rsidRDefault="00BA253B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lastRenderedPageBreak/>
        <w:t>The  first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 boy who has just moved</w:t>
      </w:r>
    </w:p>
    <w:p w:rsidR="00BA253B" w:rsidRDefault="00BA253B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first boy to have just moved knows the truth. </w:t>
      </w:r>
    </w:p>
    <w:p w:rsidR="008A4159" w:rsidRPr="00DB77C6" w:rsidRDefault="008A4159" w:rsidP="008A4159">
      <w:pPr>
        <w:rPr>
          <w:ins w:id="2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I don't remember the man. You said you met him at the canteen last week.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I don’t remember the man whom you said you met at the canteen last week </w:t>
      </w:r>
    </w:p>
    <w:p w:rsidR="008A4159" w:rsidRPr="00DB77C6" w:rsidRDefault="008A4159" w:rsidP="008A4159">
      <w:pPr>
        <w:rPr>
          <w:ins w:id="3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3. The only thing is how to go home. It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make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me worried.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only thing which is how to go home make me worried.</w:t>
      </w:r>
    </w:p>
    <w:p w:rsidR="008A4159" w:rsidRDefault="008A4159" w:rsidP="00211F25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4.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most beautiful girl lives city. I like her long hair very much.</w:t>
        </w:r>
      </w:ins>
    </w:p>
    <w:p w:rsidR="00211F25" w:rsidRPr="00DB77C6" w:rsidRDefault="00211F25" w:rsidP="00211F25">
      <w:pPr>
        <w:rPr>
          <w:ins w:id="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most beautiful girl, whose long hair , I like very much lives city.</w:t>
      </w:r>
    </w:p>
    <w:p w:rsidR="008A4159" w:rsidRPr="00DB77C6" w:rsidRDefault="008A4159" w:rsidP="008A4159">
      <w:pPr>
        <w:rPr>
          <w:ins w:id="3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He was Tom. I met him at the bar yesterday.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He was tom whom I met at the bar yesterday.</w:t>
      </w:r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man who I met at the bar yesterday was tom.</w:t>
      </w:r>
    </w:p>
    <w:p w:rsidR="008A4159" w:rsidRPr="00DB77C6" w:rsidRDefault="008A4159" w:rsidP="008A4159">
      <w:pPr>
        <w:rPr>
          <w:ins w:id="3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children often go swimming on Sundays. They have much free time then.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children often go swimming on Sundays when they have much free time.</w:t>
      </w:r>
    </w:p>
    <w:p w:rsidR="008A4159" w:rsidRPr="00DB77C6" w:rsidRDefault="008A4159" w:rsidP="008A4159">
      <w:pPr>
        <w:rPr>
          <w:ins w:id="3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They are looking for the man and his dog. They have lost the way in the forest.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They are looking for the man and his dog that have lost the way in the forest.</w:t>
      </w:r>
    </w:p>
    <w:p w:rsidR="008A4159" w:rsidRPr="00DB77C6" w:rsidRDefault="008A4159" w:rsidP="008A4159">
      <w:pPr>
        <w:rPr>
          <w:ins w:id="4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tree has lovely flowers. The tree stands near the gate of my house.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tree which has lovely flowers tree stands near the gate of my house.</w:t>
      </w:r>
    </w:p>
    <w:p w:rsidR="008A4159" w:rsidRPr="00DB77C6" w:rsidRDefault="008A4159" w:rsidP="008A4159">
      <w:pPr>
        <w:rPr>
          <w:ins w:id="4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My wife wants you to come to dinner. You were speaking to my wife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My wife</w:t>
      </w:r>
      <w:r w:rsidR="008419D4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whom</w:t>
      </w: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wants you to come to dinner</w:t>
      </w:r>
      <w:r w:rsidR="008419D4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you were speaking </w:t>
      </w:r>
      <w:proofErr w:type="gramStart"/>
      <w:r w:rsidR="008419D4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to .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</w:t>
      </w:r>
    </w:p>
    <w:p w:rsidR="008A4159" w:rsidRPr="00DB77C6" w:rsidRDefault="008A4159" w:rsidP="008A4159">
      <w:pPr>
        <w:rPr>
          <w:ins w:id="4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The last man has just returned from the farm. I want to talk to him at once.</w:t>
        </w:r>
      </w:ins>
    </w:p>
    <w:p w:rsidR="008419D4" w:rsidRDefault="008419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want to talk to the last man who has just returned from farm.</w:t>
      </w:r>
    </w:p>
    <w:p w:rsidR="008A4159" w:rsidRPr="00DB77C6" w:rsidRDefault="008A4159" w:rsidP="008A4159">
      <w:pPr>
        <w:rPr>
          <w:ins w:id="4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The students will be awarded the present. The students' reports are very valuable.</w:t>
        </w:r>
      </w:ins>
    </w:p>
    <w:p w:rsidR="00211F25" w:rsidRDefault="008419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students whose reports are very valuable will be awarded the present.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 book was a lovely story. I was reading it yesterday.</w:t>
        </w:r>
      </w:ins>
    </w:p>
    <w:p w:rsidR="00211F25" w:rsidRDefault="008419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book which I was reading it yesterday was a lovely story.</w:t>
      </w:r>
    </w:p>
    <w:p w:rsidR="008A4159" w:rsidRPr="00DB77C6" w:rsidRDefault="008A4159" w:rsidP="008A4159">
      <w:pPr>
        <w:rPr>
          <w:ins w:id="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13. The botanist will never forget the day. He found a strange plant on that day.</w:t>
        </w:r>
      </w:ins>
    </w:p>
    <w:p w:rsidR="00211F25" w:rsidRDefault="008419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botanist will never forget the day when he found a strange plant.</w:t>
      </w:r>
    </w:p>
    <w:p w:rsidR="008A4159" w:rsidRPr="00DB77C6" w:rsidRDefault="008A4159" w:rsidP="008A4159">
      <w:pPr>
        <w:rPr>
          <w:ins w:id="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Someone is phoning you. He looked for you three hours ago.</w:t>
        </w:r>
      </w:ins>
    </w:p>
    <w:p w:rsidR="00211F25" w:rsidRDefault="008419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Someone who is phoning you looked for you there hours ago.</w:t>
      </w:r>
    </w:p>
    <w:p w:rsidR="00DB6CD4" w:rsidRDefault="00DB6C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person who is phoning you looked for you there hours ago,</w:t>
      </w:r>
    </w:p>
    <w:p w:rsidR="008A4159" w:rsidRPr="00DB77C6" w:rsidRDefault="008A4159" w:rsidP="008A4159">
      <w:pPr>
        <w:rPr>
          <w:ins w:id="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The man works for my father's company. The man's daughter is fond of dancing.</w:t>
        </w:r>
      </w:ins>
    </w:p>
    <w:p w:rsidR="00211F25" w:rsidRDefault="00DB6C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man whose daughter is fond of dancing work for my father’s company.</w:t>
      </w:r>
      <w:proofErr w:type="gramEnd"/>
    </w:p>
    <w:p w:rsidR="008A4159" w:rsidRPr="00DB77C6" w:rsidRDefault="008A4159" w:rsidP="008A4159">
      <w:pPr>
        <w:rPr>
          <w:ins w:id="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V. Rewrite the following sentences by using relative clauses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He worked for a woman. She used to be an artist.</w:t>
        </w:r>
      </w:ins>
    </w:p>
    <w:p w:rsidR="00DB6CD4" w:rsidRPr="00DB77C6" w:rsidRDefault="00DB6CD4" w:rsidP="008A4159">
      <w:pPr>
        <w:rPr>
          <w:ins w:id="5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He worked for a woman who used to be artist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They called a doctor. He lived nearby.</w:t>
        </w:r>
      </w:ins>
    </w:p>
    <w:p w:rsidR="00DB6CD4" w:rsidRPr="00DB77C6" w:rsidRDefault="00DB6CD4" w:rsidP="008A4159">
      <w:pPr>
        <w:rPr>
          <w:ins w:id="6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They called a doctor who lived nearby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I wrote an email to my sister. She lives in Italy.</w:t>
        </w:r>
      </w:ins>
    </w:p>
    <w:p w:rsidR="00DB6CD4" w:rsidRPr="00DB77C6" w:rsidRDefault="00DB6CD4" w:rsidP="008A4159">
      <w:pPr>
        <w:rPr>
          <w:ins w:id="6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I worte an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emai  to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my sister who lives in italy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Linh liked the waiter. He was very friendly.</w:t>
        </w:r>
      </w:ins>
    </w:p>
    <w:p w:rsidR="00DB6CD4" w:rsidRPr="00DB77C6" w:rsidRDefault="00DB6CD4" w:rsidP="008A4159">
      <w:pPr>
        <w:rPr>
          <w:ins w:id="6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Linh liked the waiter who was very friendly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We broke a car. It belonged to my uncle.</w:t>
        </w:r>
      </w:ins>
    </w:p>
    <w:p w:rsidR="00DB6CD4" w:rsidRPr="00DB77C6" w:rsidRDefault="00DB6CD4" w:rsidP="008A4159">
      <w:pPr>
        <w:rPr>
          <w:ins w:id="6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We broke a car which belonged to my uncle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Ba dropped a cup. It was new.</w:t>
        </w:r>
      </w:ins>
    </w:p>
    <w:p w:rsidR="00DB6CD4" w:rsidRPr="00DB77C6" w:rsidRDefault="00DF21E9" w:rsidP="008A4159">
      <w:pPr>
        <w:rPr>
          <w:ins w:id="6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Ba dropped a cup which was new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Nam loves books. They have happy endings.</w:t>
        </w:r>
      </w:ins>
    </w:p>
    <w:p w:rsidR="00DF21E9" w:rsidRPr="00DB77C6" w:rsidRDefault="00DF21E9" w:rsidP="008A4159">
      <w:pPr>
        <w:rPr>
          <w:ins w:id="7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Nam loves book which have happy endings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I live in a city. It is in the north of Vietnam.</w:t>
        </w:r>
      </w:ins>
    </w:p>
    <w:p w:rsidR="00DF21E9" w:rsidRPr="00DB77C6" w:rsidRDefault="00DF21E9" w:rsidP="008A4159">
      <w:pPr>
        <w:rPr>
          <w:ins w:id="7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live in a city which is in the north of VN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The man is in the class. He is wearing a blue hat.</w:t>
        </w:r>
      </w:ins>
    </w:p>
    <w:p w:rsidR="00DF21E9" w:rsidRPr="00DB77C6" w:rsidRDefault="00DF21E9" w:rsidP="008A4159">
      <w:pPr>
        <w:rPr>
          <w:ins w:id="7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lastRenderedPageBreak/>
        <w:t>The man is in the class who is wearing a blue hat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The woman works in a hospital. She is from India.</w:t>
        </w:r>
      </w:ins>
    </w:p>
    <w:p w:rsidR="00DF21E9" w:rsidRPr="00DB77C6" w:rsidRDefault="00DF21E9" w:rsidP="008A4159">
      <w:pPr>
        <w:rPr>
          <w:ins w:id="7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woman works in a hospital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is from india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My sister has four sons. She lives in Japan.</w:t>
        </w:r>
      </w:ins>
    </w:p>
    <w:p w:rsidR="009054D3" w:rsidRPr="00DB77C6" w:rsidRDefault="009054D3" w:rsidP="008A4159">
      <w:pPr>
        <w:rPr>
          <w:ins w:id="7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My sister has four sons who lives in japan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 man was rude. He was wearing a red shirt.</w:t>
        </w:r>
      </w:ins>
    </w:p>
    <w:p w:rsidR="009054D3" w:rsidRPr="00DB77C6" w:rsidRDefault="009054D3" w:rsidP="008A4159">
      <w:pPr>
        <w:rPr>
          <w:ins w:id="8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man was rude who was wearing a red shirt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13. The phone is on the table. It belongs to An.</w:t>
        </w:r>
      </w:ins>
    </w:p>
    <w:p w:rsidR="009054D3" w:rsidRPr="00DB77C6" w:rsidRDefault="009054D3" w:rsidP="008A4159">
      <w:pPr>
        <w:rPr>
          <w:ins w:id="8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phone is on the table which belongs to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An</w:t>
      </w:r>
      <w:proofErr w:type="gramEnd"/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The TV got broken. It was my grandfather’s.</w:t>
        </w:r>
      </w:ins>
    </w:p>
    <w:p w:rsidR="009054D3" w:rsidRPr="00DB77C6" w:rsidRDefault="009054D3" w:rsidP="008A4159">
      <w:pPr>
        <w:rPr>
          <w:ins w:id="8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tv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got broken which was my grandfather’s</w:t>
      </w:r>
    </w:p>
    <w:p w:rsidR="008A4159" w:rsidRPr="00DB77C6" w:rsidRDefault="008A4159" w:rsidP="008A4159">
      <w:pPr>
        <w:rPr>
          <w:ins w:id="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The radio was stolen. It was bought 35 years ago.</w:t>
        </w:r>
      </w:ins>
    </w:p>
    <w:p w:rsidR="009054D3" w:rsidRDefault="009054D3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radio was stolen which was bought 35 years ago</w:t>
      </w:r>
    </w:p>
    <w:p w:rsidR="009054D3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16. The girl gave Binh his phone. She is his daughter</w:t>
        </w:r>
      </w:ins>
    </w:p>
    <w:p w:rsidR="008A4159" w:rsidRPr="00DB77C6" w:rsidRDefault="009054D3" w:rsidP="008A4159">
      <w:pPr>
        <w:rPr>
          <w:ins w:id="8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girl who gave binh his phone is his daughter</w:t>
      </w:r>
      <w:ins w:id="89" w:author="Unknown">
        <w:r w:rsidR="008A4159"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.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17. This is the laptop. My mother has just bought it.</w:t>
        </w:r>
      </w:ins>
    </w:p>
    <w:p w:rsidR="00C84912" w:rsidRPr="00DB77C6" w:rsidRDefault="00C84912" w:rsidP="008A4159">
      <w:pPr>
        <w:rPr>
          <w:ins w:id="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This is the laptop which my mother has just bought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18. That’s the man. His car is a Ferrari.</w:t>
        </w:r>
      </w:ins>
    </w:p>
    <w:p w:rsidR="00C84912" w:rsidRPr="00DB77C6" w:rsidRDefault="00C84912" w:rsidP="008A4159">
      <w:pPr>
        <w:rPr>
          <w:ins w:id="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That’s the man whose car is a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ferrari</w:t>
      </w:r>
      <w:proofErr w:type="gramEnd"/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19. I know the woman. She lives upstairs.</w:t>
        </w:r>
      </w:ins>
    </w:p>
    <w:p w:rsidR="00C84912" w:rsidRPr="00DB77C6" w:rsidRDefault="00C84912" w:rsidP="008A4159">
      <w:pPr>
        <w:rPr>
          <w:ins w:id="9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know the woman who lives upstairs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20.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It’s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the dog. I always talk to him at night.</w:t>
        </w:r>
      </w:ins>
    </w:p>
    <w:p w:rsidR="00C84912" w:rsidRPr="00DB77C6" w:rsidRDefault="00C84912" w:rsidP="008A4159">
      <w:pPr>
        <w:rPr>
          <w:ins w:id="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It’s the dog which I always to talk to at night.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21. She opened the cupboard. She kept her best glasses in there.</w:t>
        </w:r>
      </w:ins>
    </w:p>
    <w:p w:rsidR="00C84912" w:rsidRPr="00DB77C6" w:rsidRDefault="00C84912" w:rsidP="008A4159">
      <w:pPr>
        <w:rPr>
          <w:ins w:id="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She opened the cupboard which she kept her best.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22. This is the house. General Giap lived here.</w:t>
        </w:r>
      </w:ins>
    </w:p>
    <w:p w:rsidR="00C84912" w:rsidRPr="00DB77C6" w:rsidRDefault="00C84912" w:rsidP="008A4159">
      <w:pPr>
        <w:rPr>
          <w:ins w:id="1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This is the house where General Giap lived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23. The flight was canceled. We were going to take it.</w:t>
        </w:r>
      </w:ins>
    </w:p>
    <w:p w:rsidR="00C84912" w:rsidRPr="00DB77C6" w:rsidRDefault="00C84912" w:rsidP="008A4159">
      <w:pPr>
        <w:rPr>
          <w:ins w:id="1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flight was canceled which we were going to take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24. I saw the lady in the shop. She was Vicki Zhao.</w:t>
        </w:r>
      </w:ins>
    </w:p>
    <w:p w:rsidR="00C84912" w:rsidRPr="00DB77C6" w:rsidRDefault="00C84912" w:rsidP="008A4159">
      <w:pPr>
        <w:rPr>
          <w:ins w:id="1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saw the lady in the show who was Vicki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25. The man is a director. His dog is sick.</w:t>
        </w:r>
      </w:ins>
    </w:p>
    <w:p w:rsidR="00C84912" w:rsidRPr="00DB77C6" w:rsidRDefault="00C84912" w:rsidP="008A4159">
      <w:pPr>
        <w:rPr>
          <w:ins w:id="10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man is a director whose dog is sick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26. My violin is missing. It was my birthday present.</w:t>
        </w:r>
      </w:ins>
    </w:p>
    <w:p w:rsidR="00C84912" w:rsidRPr="00DB77C6" w:rsidRDefault="00C84912" w:rsidP="008A4159">
      <w:pPr>
        <w:rPr>
          <w:ins w:id="1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My violin is missing which was my birthday present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27. I first learn English from a book. I’ve just reread it.</w:t>
        </w:r>
      </w:ins>
    </w:p>
    <w:p w:rsidR="00C84912" w:rsidRPr="00DB77C6" w:rsidRDefault="00C84912" w:rsidP="008A4159">
      <w:pPr>
        <w:rPr>
          <w:ins w:id="1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first learn English from a book which I have just reread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28. The police officer has just arrested a man. He robbed the bank.</w:t>
        </w:r>
      </w:ins>
    </w:p>
    <w:p w:rsidR="00C84912" w:rsidRPr="00DB77C6" w:rsidRDefault="00C84912" w:rsidP="008A4159">
      <w:pPr>
        <w:rPr>
          <w:ins w:id="1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police officer has just arrested a man who robbed the bank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29. These are the shoes. I bought them in HCMC.</w:t>
        </w:r>
      </w:ins>
    </w:p>
    <w:p w:rsidR="00C84912" w:rsidRDefault="00C8491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These are the shoes which I bought in HCM.</w:t>
      </w:r>
    </w:p>
    <w:p w:rsidR="00B0413F" w:rsidRPr="00DB77C6" w:rsidRDefault="00B0413F" w:rsidP="008A4159">
      <w:pPr>
        <w:rPr>
          <w:ins w:id="1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8A4159" w:rsidRPr="00DB77C6" w:rsidRDefault="008A4159" w:rsidP="008A4159">
      <w:pPr>
        <w:rPr>
          <w:ins w:id="11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VI. Combine two sentences by using reduced relative clauses</w:t>
        </w:r>
      </w:ins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8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She bought the car. Her father had recommended it.</w:t>
        </w:r>
      </w:ins>
    </w:p>
    <w:p w:rsidR="00BB1A08" w:rsidRPr="00BB1A08" w:rsidRDefault="00BB1A08" w:rsidP="00BB1A08">
      <w:pPr>
        <w:ind w:left="360"/>
        <w:rPr>
          <w:ins w:id="1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She bought the car which her father had recommended.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20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He lost the pen. I had given it to him.</w:t>
        </w:r>
      </w:ins>
    </w:p>
    <w:p w:rsidR="00BB1A08" w:rsidRPr="00BB1A08" w:rsidRDefault="00BB1A08" w:rsidP="00BB1A08">
      <w:pPr>
        <w:pStyle w:val="ListParagraph"/>
        <w:rPr>
          <w:ins w:id="1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He lost the pen which I had to him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22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We called the delivery company. Nga often uses it.</w:t>
        </w:r>
      </w:ins>
    </w:p>
    <w:p w:rsidR="00BB1A08" w:rsidRPr="00BB1A08" w:rsidRDefault="00BB1A08" w:rsidP="00BB1A08">
      <w:pPr>
        <w:pStyle w:val="ListParagraph"/>
        <w:rPr>
          <w:ins w:id="1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We called the delivery company which nga often uses.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24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Lam met a girl. I used to employ her.</w:t>
        </w:r>
      </w:ins>
    </w:p>
    <w:p w:rsidR="00BB1A08" w:rsidRPr="00BB1A08" w:rsidRDefault="00BB1A08" w:rsidP="00BB1A08">
      <w:pPr>
        <w:pStyle w:val="ListParagraph"/>
        <w:rPr>
          <w:ins w:id="1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Lam met a girl whom I used to employ.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26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Chi called the lawyer. My mother knows him.</w:t>
        </w:r>
      </w:ins>
    </w:p>
    <w:p w:rsidR="00BB1A08" w:rsidRPr="00BB1A08" w:rsidRDefault="00BB1A08" w:rsidP="00BB1A08">
      <w:pPr>
        <w:pStyle w:val="ListParagraph"/>
        <w:rPr>
          <w:ins w:id="1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Chi called the lawyer whom my mother knows.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28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He brought a woman. I worked with her last year.</w:t>
        </w:r>
      </w:ins>
    </w:p>
    <w:p w:rsidR="00BB1A08" w:rsidRPr="00BB1A08" w:rsidRDefault="00BB1A08" w:rsidP="00BB1A08">
      <w:pPr>
        <w:ind w:left="360"/>
        <w:rPr>
          <w:ins w:id="1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He brought a woman who I worked with last year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30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We employed the pianist. Hai introduced her.</w:t>
        </w:r>
      </w:ins>
    </w:p>
    <w:p w:rsidR="00BB1A08" w:rsidRPr="00BB1A08" w:rsidRDefault="00BB1A08" w:rsidP="00BB1A08">
      <w:pPr>
        <w:pStyle w:val="ListParagraph"/>
        <w:rPr>
          <w:ins w:id="1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We employed the pianist whom hai introduced.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32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cake is on the table. I bought it.</w:t>
        </w:r>
      </w:ins>
    </w:p>
    <w:p w:rsidR="00BB1A08" w:rsidRPr="00BB1A08" w:rsidRDefault="00BB1A08" w:rsidP="00BB1A08">
      <w:pPr>
        <w:pStyle w:val="ListParagraph"/>
        <w:rPr>
          <w:ins w:id="1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cake which is on the table I bought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34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The book belongs to </w:t>
        </w:r>
        <w:proofErr w:type="gramStart"/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Lan</w:t>
        </w:r>
        <w:proofErr w:type="gramEnd"/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. </w:t>
        </w:r>
        <w:proofErr w:type="gramStart"/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An</w:t>
        </w:r>
        <w:proofErr w:type="gramEnd"/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found it under the chair.</w:t>
        </w:r>
      </w:ins>
    </w:p>
    <w:p w:rsidR="00BB1A08" w:rsidRPr="00BB1A08" w:rsidRDefault="00BB1A08" w:rsidP="00BB1A08">
      <w:pPr>
        <w:pStyle w:val="ListParagraph"/>
        <w:rPr>
          <w:ins w:id="1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book which belongs to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Lan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An found undẻ the chair.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36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food was delicious. Huy cooked the food.</w:t>
        </w:r>
      </w:ins>
    </w:p>
    <w:p w:rsidR="00BB1A08" w:rsidRPr="00BB1A08" w:rsidRDefault="00BB1A08" w:rsidP="00BB1A08">
      <w:pPr>
        <w:pStyle w:val="ListParagraph"/>
        <w:rPr>
          <w:ins w:id="1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Huy cooked the food which was delicious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38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bike was stolen. My parents gave me the bike.</w:t>
        </w:r>
      </w:ins>
    </w:p>
    <w:p w:rsidR="00BB1A08" w:rsidRPr="00BB1A08" w:rsidRDefault="00BB1A08" w:rsidP="00BB1A08">
      <w:pPr>
        <w:pStyle w:val="ListParagraph"/>
        <w:rPr>
          <w:ins w:id="1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bike w</w:t>
      </w:r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hich was stolen my parents gave me</w:t>
      </w:r>
    </w:p>
    <w:p w:rsidR="008A4159" w:rsidRPr="004C4A35" w:rsidRDefault="008A4159" w:rsidP="004C4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40" w:author="Unknown">
        <w:r w:rsidRPr="004C4A35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man was arrested. I reported him to the police.</w:t>
        </w:r>
      </w:ins>
    </w:p>
    <w:p w:rsidR="004C4A35" w:rsidRPr="004C4A35" w:rsidRDefault="004C4A35" w:rsidP="004C4A35">
      <w:pPr>
        <w:pStyle w:val="ListParagraph"/>
        <w:rPr>
          <w:ins w:id="1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man whom arrested I reported to the police</w:t>
      </w:r>
    </w:p>
    <w:p w:rsidR="008A4159" w:rsidRPr="004C4A35" w:rsidRDefault="008A4159" w:rsidP="004C4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42" w:author="Unknown">
        <w:r w:rsidRPr="004C4A35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teacher was right. Ngan asked him about her problem.</w:t>
        </w:r>
      </w:ins>
    </w:p>
    <w:p w:rsidR="004C4A35" w:rsidRPr="004C4A35" w:rsidRDefault="004C4A35" w:rsidP="004C4A35">
      <w:pPr>
        <w:pStyle w:val="ListParagraph"/>
        <w:rPr>
          <w:ins w:id="1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teacher whom was right ngan asked about problem.</w:t>
      </w:r>
    </w:p>
    <w:p w:rsidR="008A4159" w:rsidRPr="004C4A35" w:rsidRDefault="008A4159" w:rsidP="004C4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44" w:author="Unknown">
        <w:r w:rsidRPr="004C4A35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writer was very pretty. My brother dated her.</w:t>
        </w:r>
      </w:ins>
    </w:p>
    <w:p w:rsidR="004C4A35" w:rsidRPr="004C4A35" w:rsidRDefault="004C4A35" w:rsidP="004C4A35">
      <w:pPr>
        <w:pStyle w:val="ListParagraph"/>
        <w:rPr>
          <w:ins w:id="1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writer was very pretty whom my brother dated</w:t>
      </w:r>
    </w:p>
    <w:p w:rsidR="008A4159" w:rsidRPr="004C4A35" w:rsidRDefault="008A4159" w:rsidP="004C4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46" w:author="Unknown">
        <w:r w:rsidRPr="004C4A35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secretary is in the office. Dzung likes her.</w:t>
        </w:r>
      </w:ins>
    </w:p>
    <w:p w:rsidR="004C4A35" w:rsidRPr="004C4A35" w:rsidRDefault="004C4A35" w:rsidP="004C4A35">
      <w:pPr>
        <w:pStyle w:val="ListParagraph"/>
        <w:rPr>
          <w:ins w:id="1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secretary  whom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is in the office dung likes.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16. We ate the food. I bought the food.</w:t>
        </w:r>
      </w:ins>
    </w:p>
    <w:p w:rsidR="004C4A35" w:rsidRPr="00DB77C6" w:rsidRDefault="004C4A35" w:rsidP="008A4159">
      <w:pPr>
        <w:rPr>
          <w:ins w:id="1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bought the food which we ate</w:t>
      </w:r>
    </w:p>
    <w:p w:rsidR="008A4159" w:rsidRPr="00DB77C6" w:rsidRDefault="008A4159" w:rsidP="008A4159">
      <w:pPr>
        <w:rPr>
          <w:ins w:id="15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5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VII. Make one sentence from two. Use who/ which/ that/ where …..</w:t>
        </w:r>
      </w:ins>
    </w:p>
    <w:p w:rsidR="008A4159" w:rsidRPr="00DB77C6" w:rsidRDefault="008A4159" w:rsidP="008A4159">
      <w:pPr>
        <w:rPr>
          <w:ins w:id="15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5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I went to see a doctor. She had helped my father</w:t>
        </w:r>
      </w:ins>
    </w:p>
    <w:p w:rsidR="008A4159" w:rsidRPr="00DB77C6" w:rsidRDefault="008A4159" w:rsidP="008A4159">
      <w:pPr>
        <w:rPr>
          <w:ins w:id="15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5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 went to see the doctor</w:t>
        </w:r>
      </w:ins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who had helped my father</w:t>
      </w:r>
    </w:p>
    <w:p w:rsidR="008A4159" w:rsidRPr="00DB77C6" w:rsidRDefault="008A4159" w:rsidP="008A4159">
      <w:pPr>
        <w:rPr>
          <w:ins w:id="15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5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A woman wrote to me. She wanted my advice</w:t>
        </w:r>
      </w:ins>
    </w:p>
    <w:p w:rsidR="008A4159" w:rsidRPr="00DB77C6" w:rsidRDefault="008A4159" w:rsidP="008A4159">
      <w:pPr>
        <w:rPr>
          <w:ins w:id="15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5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The woman </w:t>
        </w:r>
      </w:ins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 wrote to me wanted my advice</w:t>
      </w:r>
      <w:ins w:id="1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</w:t>
        </w:r>
      </w:ins>
    </w:p>
    <w:p w:rsidR="008A4159" w:rsidRPr="00DB77C6" w:rsidRDefault="008A4159" w:rsidP="008A4159">
      <w:pPr>
        <w:rPr>
          <w:ins w:id="1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Mary was wearing the red dress. It was made in France</w:t>
        </w:r>
      </w:ins>
    </w:p>
    <w:p w:rsidR="008A4159" w:rsidRPr="00DB77C6" w:rsidRDefault="008A4159" w:rsidP="008A4159">
      <w:pPr>
        <w:rPr>
          <w:ins w:id="1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Mary was wearing the red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dress </w:t>
        </w:r>
      </w:ins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which</w:t>
      </w:r>
      <w:proofErr w:type="gramEnd"/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was made in france</w:t>
      </w:r>
      <w:ins w:id="16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</w:t>
        </w:r>
      </w:ins>
    </w:p>
    <w:p w:rsidR="008A4159" w:rsidRPr="00DB77C6" w:rsidRDefault="008A4159" w:rsidP="008A4159">
      <w:pPr>
        <w:rPr>
          <w:ins w:id="16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6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We stayed at Sofitel hotel. Mark recommended it to us</w:t>
        </w:r>
      </w:ins>
    </w:p>
    <w:p w:rsidR="008A4159" w:rsidRPr="00DB77C6" w:rsidRDefault="008A4159" w:rsidP="008A4159">
      <w:pPr>
        <w:rPr>
          <w:ins w:id="16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6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We stayed at Sofitel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hotel </w:t>
        </w:r>
      </w:ins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which</w:t>
      </w:r>
      <w:proofErr w:type="gramEnd"/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mark recommended to us</w:t>
      </w:r>
      <w:ins w:id="1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</w:t>
        </w:r>
      </w:ins>
    </w:p>
    <w:p w:rsidR="008A4159" w:rsidRPr="00DB77C6" w:rsidRDefault="008A4159" w:rsidP="008A4159">
      <w:pPr>
        <w:rPr>
          <w:ins w:id="1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John is one of my closest friends. I have known him for three years</w:t>
        </w:r>
      </w:ins>
    </w:p>
    <w:p w:rsidR="008A4159" w:rsidRPr="00DB77C6" w:rsidRDefault="008A4159" w:rsidP="008A4159">
      <w:pPr>
        <w:rPr>
          <w:ins w:id="1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 xml:space="preserve">John is one of my closest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friends</w:t>
        </w:r>
      </w:ins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 that</w:t>
      </w:r>
      <w:proofErr w:type="gramEnd"/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I have known for three years</w:t>
      </w:r>
      <w:ins w:id="17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______________</w:t>
        </w:r>
      </w:ins>
    </w:p>
    <w:p w:rsidR="008A4159" w:rsidRPr="00DB77C6" w:rsidRDefault="008A4159" w:rsidP="008A4159">
      <w:pPr>
        <w:rPr>
          <w:ins w:id="17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7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New York is one of the largest cities in the USA. My sister is living there</w:t>
        </w:r>
      </w:ins>
    </w:p>
    <w:p w:rsidR="008A4159" w:rsidRPr="00DB77C6" w:rsidRDefault="008A4159" w:rsidP="008A4159">
      <w:pPr>
        <w:rPr>
          <w:ins w:id="17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7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New York is one of the largest cities in the USA</w:t>
        </w:r>
      </w:ins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</w:t>
      </w:r>
      <w:r w:rsidR="00BC3F6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where my sister is living</w:t>
      </w:r>
      <w:ins w:id="1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</w:t>
        </w:r>
      </w:ins>
    </w:p>
    <w:p w:rsidR="008A4159" w:rsidRPr="00DB77C6" w:rsidRDefault="008A4159" w:rsidP="008A4159">
      <w:pPr>
        <w:rPr>
          <w:ins w:id="1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Ann talked to a man. He won a lot of money</w:t>
        </w:r>
      </w:ins>
    </w:p>
    <w:p w:rsidR="008A4159" w:rsidRPr="00DB77C6" w:rsidRDefault="008A4159" w:rsidP="008A4159">
      <w:pPr>
        <w:rPr>
          <w:ins w:id="1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Ann talked to the man</w:t>
        </w:r>
      </w:ins>
      <w:r w:rsidR="00BC3F6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who won a lot of money</w:t>
      </w:r>
      <w:ins w:id="18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</w:t>
        </w:r>
      </w:ins>
    </w:p>
    <w:p w:rsidR="008A4159" w:rsidRPr="00DB77C6" w:rsidRDefault="008A4159" w:rsidP="008A4159">
      <w:pPr>
        <w:rPr>
          <w:ins w:id="18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8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couple has got a married again. Their divorce was in the newspapers</w:t>
        </w:r>
      </w:ins>
    </w:p>
    <w:p w:rsidR="008A4159" w:rsidRPr="00DB77C6" w:rsidRDefault="008A4159" w:rsidP="008A4159">
      <w:pPr>
        <w:rPr>
          <w:ins w:id="18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8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couple</w:t>
        </w:r>
      </w:ins>
      <w:r w:rsidR="00BC3F6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who has got a married again divorce was in the newspapers</w:t>
      </w:r>
      <w:ins w:id="1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___________________</w:t>
        </w:r>
      </w:ins>
    </w:p>
    <w:p w:rsidR="008A4159" w:rsidRPr="00DB77C6" w:rsidRDefault="008A4159" w:rsidP="008A4159">
      <w:pPr>
        <w:rPr>
          <w:ins w:id="1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He is an architect. He designed the new city library</w:t>
        </w:r>
      </w:ins>
    </w:p>
    <w:p w:rsidR="008A4159" w:rsidRPr="00DB77C6" w:rsidRDefault="008A4159" w:rsidP="008A4159">
      <w:pPr>
        <w:rPr>
          <w:ins w:id="1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He is the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architect </w:t>
        </w:r>
      </w:ins>
      <w:r w:rsidR="00BC3F6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who</w:t>
      </w:r>
      <w:proofErr w:type="gramEnd"/>
      <w:r w:rsidR="00BC3F6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designed the new city library</w:t>
      </w:r>
      <w:ins w:id="19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</w:t>
        </w:r>
      </w:ins>
    </w:p>
    <w:p w:rsidR="008A4159" w:rsidRPr="00DB77C6" w:rsidRDefault="008A4159" w:rsidP="008A4159">
      <w:pPr>
        <w:rPr>
          <w:ins w:id="19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9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Jerry sent me a letter. It was very funny.</w:t>
        </w:r>
      </w:ins>
    </w:p>
    <w:p w:rsidR="008A4159" w:rsidRPr="00DB77C6" w:rsidRDefault="008A4159" w:rsidP="008A4159">
      <w:pPr>
        <w:rPr>
          <w:ins w:id="19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9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Jerry sent me the letter</w:t>
        </w:r>
      </w:ins>
      <w:r w:rsidR="00BC3F6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which was very funny</w:t>
      </w:r>
      <w:ins w:id="2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__________</w:t>
        </w:r>
      </w:ins>
    </w:p>
    <w:p w:rsidR="008A4159" w:rsidRPr="00DB77C6" w:rsidRDefault="008A4159" w:rsidP="008A4159">
      <w:pPr>
        <w:rPr>
          <w:ins w:id="2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VIII. Choose the best answer A, B, C or D to complete the sentences</w:t>
        </w:r>
      </w:ins>
    </w:p>
    <w:p w:rsidR="008A4159" w:rsidRPr="00DB77C6" w:rsidRDefault="008A4159" w:rsidP="008A4159">
      <w:pPr>
        <w:rPr>
          <w:ins w:id="2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Nam Dinh province, ___________ my uncle lives, often has hurricanes.</w:t>
        </w:r>
      </w:ins>
    </w:p>
    <w:p w:rsidR="008A4159" w:rsidRPr="00DB77C6" w:rsidRDefault="008A4159" w:rsidP="008A4159">
      <w:pPr>
        <w:rPr>
          <w:ins w:id="2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A.when</w:t>
        </w:r>
      </w:ins>
    </w:p>
    <w:p w:rsidR="008A4159" w:rsidRPr="00DB77C6" w:rsidRDefault="008A4159" w:rsidP="008A4159">
      <w:pPr>
        <w:rPr>
          <w:ins w:id="20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0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B.where</w:t>
        </w:r>
      </w:ins>
    </w:p>
    <w:p w:rsidR="008A4159" w:rsidRPr="00DB77C6" w:rsidRDefault="008A4159" w:rsidP="008A4159">
      <w:pPr>
        <w:rPr>
          <w:ins w:id="2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C.which</w:t>
        </w:r>
      </w:ins>
    </w:p>
    <w:p w:rsidR="008A4159" w:rsidRPr="00DB77C6" w:rsidRDefault="008A4159" w:rsidP="008A4159">
      <w:pPr>
        <w:rPr>
          <w:ins w:id="2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D.that</w:t>
        </w:r>
      </w:ins>
    </w:p>
    <w:p w:rsidR="008A4159" w:rsidRPr="00DB77C6" w:rsidRDefault="008A4159" w:rsidP="008A4159">
      <w:pPr>
        <w:rPr>
          <w:ins w:id="2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2. I think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doctors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___________work in disaster areas are both unselfish and very brave.</w:t>
        </w:r>
      </w:ins>
    </w:p>
    <w:p w:rsidR="008A4159" w:rsidRPr="00DB77C6" w:rsidRDefault="008A4159" w:rsidP="008A4159">
      <w:pPr>
        <w:rPr>
          <w:ins w:id="2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A.who</w:t>
        </w:r>
      </w:ins>
    </w:p>
    <w:p w:rsidR="008A4159" w:rsidRPr="00DB77C6" w:rsidRDefault="008A4159" w:rsidP="008A4159">
      <w:pPr>
        <w:rPr>
          <w:ins w:id="2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B.which</w:t>
        </w:r>
      </w:ins>
    </w:p>
    <w:p w:rsidR="008A4159" w:rsidRPr="00DB77C6" w:rsidRDefault="008A4159" w:rsidP="008A4159">
      <w:pPr>
        <w:rPr>
          <w:ins w:id="2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C.they</w:t>
        </w:r>
      </w:ins>
    </w:p>
    <w:p w:rsidR="008A4159" w:rsidRPr="00DB77C6" w:rsidRDefault="008A4159" w:rsidP="008A4159">
      <w:pPr>
        <w:rPr>
          <w:ins w:id="2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D.those</w:t>
        </w:r>
      </w:ins>
    </w:p>
    <w:p w:rsidR="008A4159" w:rsidRPr="00DB77C6" w:rsidRDefault="008A4159" w:rsidP="008A4159">
      <w:pPr>
        <w:rPr>
          <w:ins w:id="2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2005 was the year _________there was a big earthquake in Indonesia.</w:t>
        </w:r>
      </w:ins>
    </w:p>
    <w:p w:rsidR="008A4159" w:rsidRPr="00DB77C6" w:rsidRDefault="008A4159" w:rsidP="008A4159">
      <w:pPr>
        <w:rPr>
          <w:ins w:id="2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A.which</w:t>
        </w:r>
      </w:ins>
    </w:p>
    <w:p w:rsidR="008A4159" w:rsidRPr="00DB77C6" w:rsidRDefault="008A4159" w:rsidP="008A4159">
      <w:pPr>
        <w:rPr>
          <w:ins w:id="2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B.where</w:t>
        </w:r>
      </w:ins>
    </w:p>
    <w:p w:rsidR="008A4159" w:rsidRPr="00DB77C6" w:rsidRDefault="008A4159" w:rsidP="008A4159">
      <w:pPr>
        <w:rPr>
          <w:ins w:id="2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C.who</w:t>
        </w:r>
      </w:ins>
    </w:p>
    <w:p w:rsidR="008A4159" w:rsidRPr="00DB77C6" w:rsidRDefault="008A4159" w:rsidP="008A4159">
      <w:pPr>
        <w:rPr>
          <w:ins w:id="2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D.when</w:t>
        </w:r>
      </w:ins>
    </w:p>
    <w:p w:rsidR="008A4159" w:rsidRPr="00DB77C6" w:rsidRDefault="008A4159" w:rsidP="008A4159">
      <w:pPr>
        <w:rPr>
          <w:ins w:id="2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Mai is the girl___________mother is an architect.</w:t>
        </w:r>
      </w:ins>
    </w:p>
    <w:p w:rsidR="008A4159" w:rsidRPr="00DB77C6" w:rsidRDefault="008A4159" w:rsidP="008A4159">
      <w:pPr>
        <w:rPr>
          <w:ins w:id="2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A.who</w:t>
        </w:r>
      </w:ins>
    </w:p>
    <w:p w:rsidR="008A4159" w:rsidRPr="00DB77C6" w:rsidRDefault="008A4159" w:rsidP="008A4159">
      <w:pPr>
        <w:rPr>
          <w:ins w:id="2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B.whose</w:t>
        </w:r>
      </w:ins>
    </w:p>
    <w:p w:rsidR="008A4159" w:rsidRPr="00DB77C6" w:rsidRDefault="008A4159" w:rsidP="008A4159">
      <w:pPr>
        <w:rPr>
          <w:ins w:id="2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C.which</w:t>
        </w:r>
      </w:ins>
    </w:p>
    <w:p w:rsidR="008A4159" w:rsidRPr="00DB77C6" w:rsidRDefault="008A4159" w:rsidP="008A4159">
      <w:pPr>
        <w:rPr>
          <w:ins w:id="2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D.that</w:t>
        </w:r>
      </w:ins>
    </w:p>
    <w:p w:rsidR="008A4159" w:rsidRPr="00DB77C6" w:rsidRDefault="008A4159" w:rsidP="008A4159">
      <w:pPr>
        <w:rPr>
          <w:ins w:id="2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A snake or a spider is the animal_________she’d like to keep as a pet.</w:t>
        </w:r>
      </w:ins>
    </w:p>
    <w:p w:rsidR="008A4159" w:rsidRPr="00DB77C6" w:rsidRDefault="008A4159" w:rsidP="008A4159">
      <w:pPr>
        <w:rPr>
          <w:ins w:id="2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A.where</w:t>
        </w:r>
      </w:ins>
    </w:p>
    <w:p w:rsidR="008A4159" w:rsidRPr="00DB77C6" w:rsidRDefault="008A4159" w:rsidP="008A4159">
      <w:pPr>
        <w:rPr>
          <w:ins w:id="2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B.what</w:t>
        </w:r>
      </w:ins>
    </w:p>
    <w:p w:rsidR="008A4159" w:rsidRPr="00DB77C6" w:rsidRDefault="008A4159" w:rsidP="008A4159">
      <w:pPr>
        <w:rPr>
          <w:ins w:id="2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C.that</w:t>
        </w:r>
      </w:ins>
    </w:p>
    <w:p w:rsidR="008A4159" w:rsidRPr="00DB77C6" w:rsidRDefault="008A4159" w:rsidP="008A4159">
      <w:pPr>
        <w:rPr>
          <w:ins w:id="2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D.when</w:t>
        </w:r>
      </w:ins>
    </w:p>
    <w:p w:rsidR="008A4159" w:rsidRPr="00DB77C6" w:rsidRDefault="008A4159" w:rsidP="008A4159">
      <w:pPr>
        <w:rPr>
          <w:ins w:id="2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My older brother, ________was twenty-two last month, has gone to work in India.</w:t>
        </w:r>
      </w:ins>
    </w:p>
    <w:p w:rsidR="008A4159" w:rsidRPr="00DB77C6" w:rsidRDefault="008A4159" w:rsidP="008A4159">
      <w:pPr>
        <w:rPr>
          <w:ins w:id="2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A.who</w:t>
        </w:r>
      </w:ins>
    </w:p>
    <w:p w:rsidR="008A4159" w:rsidRPr="00DB77C6" w:rsidRDefault="008A4159" w:rsidP="008A4159">
      <w:pPr>
        <w:rPr>
          <w:ins w:id="2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B.that</w:t>
        </w:r>
      </w:ins>
    </w:p>
    <w:p w:rsidR="008A4159" w:rsidRPr="00DB77C6" w:rsidRDefault="008A4159" w:rsidP="008A4159">
      <w:pPr>
        <w:rPr>
          <w:ins w:id="2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C.he</w:t>
        </w:r>
      </w:ins>
    </w:p>
    <w:p w:rsidR="008A4159" w:rsidRPr="00DB77C6" w:rsidRDefault="008A4159" w:rsidP="008A4159">
      <w:pPr>
        <w:rPr>
          <w:ins w:id="2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D.which</w:t>
        </w:r>
      </w:ins>
    </w:p>
    <w:p w:rsidR="008A4159" w:rsidRPr="00DB77C6" w:rsidRDefault="008A4159" w:rsidP="008A4159">
      <w:pPr>
        <w:rPr>
          <w:ins w:id="2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India is the country __________he spent the early years of his life.</w:t>
        </w:r>
      </w:ins>
    </w:p>
    <w:p w:rsidR="008A4159" w:rsidRPr="00DB77C6" w:rsidRDefault="008A4159" w:rsidP="008A4159">
      <w:pPr>
        <w:rPr>
          <w:ins w:id="2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A.at which</w:t>
        </w:r>
      </w:ins>
    </w:p>
    <w:p w:rsidR="008A4159" w:rsidRPr="00DB77C6" w:rsidRDefault="008A4159" w:rsidP="008A4159">
      <w:pPr>
        <w:rPr>
          <w:ins w:id="2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B.on which</w:t>
        </w:r>
      </w:ins>
    </w:p>
    <w:p w:rsidR="008A4159" w:rsidRPr="00DB77C6" w:rsidRDefault="008A4159" w:rsidP="008A4159">
      <w:pPr>
        <w:rPr>
          <w:ins w:id="2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C.that</w:t>
        </w:r>
      </w:ins>
    </w:p>
    <w:p w:rsidR="008A4159" w:rsidRPr="00DB77C6" w:rsidRDefault="008A4159" w:rsidP="008A4159">
      <w:pPr>
        <w:rPr>
          <w:ins w:id="2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D.where</w:t>
        </w:r>
      </w:ins>
    </w:p>
    <w:p w:rsidR="008A4159" w:rsidRPr="00DB77C6" w:rsidRDefault="008A4159" w:rsidP="008A4159">
      <w:pPr>
        <w:rPr>
          <w:ins w:id="2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girls and flowers __________ he painted were vivid.</w:t>
        </w:r>
      </w:ins>
    </w:p>
    <w:p w:rsidR="008A4159" w:rsidRPr="00DB77C6" w:rsidRDefault="008A4159" w:rsidP="008A4159">
      <w:pPr>
        <w:rPr>
          <w:ins w:id="2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A.who</w:t>
        </w:r>
      </w:ins>
    </w:p>
    <w:p w:rsidR="008A4159" w:rsidRPr="00DB77C6" w:rsidRDefault="008A4159" w:rsidP="008A4159">
      <w:pPr>
        <w:rPr>
          <w:ins w:id="2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7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B.that</w:t>
        </w:r>
      </w:ins>
    </w:p>
    <w:p w:rsidR="008A4159" w:rsidRPr="00DB77C6" w:rsidRDefault="008A4159" w:rsidP="008A4159">
      <w:pPr>
        <w:rPr>
          <w:ins w:id="2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C.whose</w:t>
        </w:r>
      </w:ins>
    </w:p>
    <w:p w:rsidR="008A4159" w:rsidRPr="00DB77C6" w:rsidRDefault="008A4159" w:rsidP="008A4159">
      <w:pPr>
        <w:rPr>
          <w:ins w:id="2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D.which</w:t>
        </w:r>
      </w:ins>
    </w:p>
    <w:p w:rsidR="008A4159" w:rsidRPr="00DB77C6" w:rsidRDefault="008A4159" w:rsidP="008A4159">
      <w:pPr>
        <w:rPr>
          <w:ins w:id="2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Children always want to know the reason __________things are as they are.</w:t>
        </w:r>
      </w:ins>
    </w:p>
    <w:p w:rsidR="008A4159" w:rsidRPr="00DB77C6" w:rsidRDefault="008A4159" w:rsidP="008A4159">
      <w:pPr>
        <w:rPr>
          <w:ins w:id="2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A.why</w:t>
        </w:r>
      </w:ins>
    </w:p>
    <w:p w:rsidR="008A4159" w:rsidRPr="00DB77C6" w:rsidRDefault="008A4159" w:rsidP="008A4159">
      <w:pPr>
        <w:rPr>
          <w:ins w:id="2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B.whom</w:t>
        </w:r>
      </w:ins>
    </w:p>
    <w:p w:rsidR="008A4159" w:rsidRPr="00DB77C6" w:rsidRDefault="008A4159" w:rsidP="008A4159">
      <w:pPr>
        <w:rPr>
          <w:ins w:id="2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C.which</w:t>
        </w:r>
      </w:ins>
    </w:p>
    <w:p w:rsidR="008A4159" w:rsidRPr="00DB77C6" w:rsidRDefault="008A4159" w:rsidP="008A4159">
      <w:pPr>
        <w:rPr>
          <w:ins w:id="2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D.who</w:t>
        </w:r>
      </w:ins>
    </w:p>
    <w:p w:rsidR="008A4159" w:rsidRPr="00DB77C6" w:rsidRDefault="008A4159" w:rsidP="008A4159">
      <w:pPr>
        <w:rPr>
          <w:ins w:id="2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10.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Is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the first of March the day__________the astronaut will come and give a speech at our school?</w:t>
        </w:r>
      </w:ins>
    </w:p>
    <w:p w:rsidR="008A4159" w:rsidRPr="00DB77C6" w:rsidRDefault="008A4159" w:rsidP="008A4159">
      <w:pPr>
        <w:rPr>
          <w:ins w:id="29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A.that</w:t>
        </w:r>
      </w:ins>
    </w:p>
    <w:p w:rsidR="008A4159" w:rsidRPr="00DB77C6" w:rsidRDefault="008A4159" w:rsidP="008A4159">
      <w:pPr>
        <w:rPr>
          <w:ins w:id="2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B.what</w:t>
        </w:r>
      </w:ins>
    </w:p>
    <w:p w:rsidR="008A4159" w:rsidRPr="00DB77C6" w:rsidRDefault="008A4159" w:rsidP="008A4159">
      <w:pPr>
        <w:rPr>
          <w:ins w:id="2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C.which</w:t>
        </w:r>
      </w:ins>
    </w:p>
    <w:p w:rsidR="008A4159" w:rsidRPr="00DB77C6" w:rsidRDefault="008A4159" w:rsidP="008A4159">
      <w:pPr>
        <w:rPr>
          <w:ins w:id="3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D.when</w:t>
        </w:r>
      </w:ins>
    </w:p>
    <w:p w:rsidR="008A4159" w:rsidRPr="00DB77C6" w:rsidRDefault="008A4159" w:rsidP="008A4159">
      <w:pPr>
        <w:rPr>
          <w:ins w:id="3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There was a storm _________I had never experienced before.</w:t>
        </w:r>
      </w:ins>
    </w:p>
    <w:p w:rsidR="008A4159" w:rsidRPr="00DB77C6" w:rsidRDefault="008A4159" w:rsidP="008A4159">
      <w:pPr>
        <w:rPr>
          <w:ins w:id="3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A.such as</w:t>
        </w:r>
      </w:ins>
    </w:p>
    <w:p w:rsidR="008A4159" w:rsidRPr="00DB77C6" w:rsidRDefault="008A4159" w:rsidP="008A4159">
      <w:pPr>
        <w:rPr>
          <w:ins w:id="30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0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B.as which</w:t>
        </w:r>
      </w:ins>
    </w:p>
    <w:p w:rsidR="008A4159" w:rsidRPr="00DB77C6" w:rsidRDefault="008A4159" w:rsidP="008A4159">
      <w:pPr>
        <w:rPr>
          <w:ins w:id="3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C.which</w:t>
        </w:r>
      </w:ins>
    </w:p>
    <w:p w:rsidR="008A4159" w:rsidRPr="00DB77C6" w:rsidRDefault="008A4159" w:rsidP="008A4159">
      <w:pPr>
        <w:rPr>
          <w:ins w:id="3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D.for which</w:t>
        </w:r>
      </w:ins>
    </w:p>
    <w:p w:rsidR="008A4159" w:rsidRPr="00DB77C6" w:rsidRDefault="008A4159" w:rsidP="008A4159">
      <w:pPr>
        <w:rPr>
          <w:ins w:id="3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There are several reasons_________Adam is not chosen for the school football team.</w:t>
        </w:r>
      </w:ins>
    </w:p>
    <w:p w:rsidR="008A4159" w:rsidRPr="00DB77C6" w:rsidRDefault="008A4159" w:rsidP="008A4159">
      <w:pPr>
        <w:rPr>
          <w:ins w:id="3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A.from then</w:t>
        </w:r>
      </w:ins>
    </w:p>
    <w:p w:rsidR="008A4159" w:rsidRPr="00DB77C6" w:rsidRDefault="008A4159" w:rsidP="008A4159">
      <w:pPr>
        <w:rPr>
          <w:ins w:id="3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B.why</w:t>
        </w:r>
      </w:ins>
    </w:p>
    <w:p w:rsidR="008A4159" w:rsidRPr="00DB77C6" w:rsidRDefault="008A4159" w:rsidP="008A4159">
      <w:pPr>
        <w:rPr>
          <w:ins w:id="3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C.for what</w:t>
        </w:r>
      </w:ins>
    </w:p>
    <w:p w:rsidR="008A4159" w:rsidRPr="00DB77C6" w:rsidRDefault="008A4159" w:rsidP="008A4159">
      <w:pPr>
        <w:rPr>
          <w:ins w:id="3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D.explaining</w:t>
        </w:r>
      </w:ins>
    </w:p>
    <w:p w:rsidR="008A4159" w:rsidRPr="00DB77C6" w:rsidRDefault="008A4159" w:rsidP="008A4159">
      <w:pPr>
        <w:rPr>
          <w:ins w:id="3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IX. Chọn đáp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án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đúng nhất</w:t>
        </w:r>
      </w:ins>
    </w:p>
    <w:p w:rsidR="008A4159" w:rsidRPr="00DB77C6" w:rsidRDefault="008A4159" w:rsidP="008A4159">
      <w:pPr>
        <w:rPr>
          <w:ins w:id="3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Mr. Ken, ______ is living next door, is a dentist.</w:t>
        </w:r>
      </w:ins>
    </w:p>
    <w:p w:rsidR="008A4159" w:rsidRPr="00DB77C6" w:rsidRDefault="008A4159" w:rsidP="008A4159">
      <w:pPr>
        <w:rPr>
          <w:ins w:id="3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A. that</w:t>
        </w:r>
      </w:ins>
    </w:p>
    <w:p w:rsidR="008A4159" w:rsidRPr="00DB77C6" w:rsidRDefault="008A4159" w:rsidP="008A4159">
      <w:pPr>
        <w:rPr>
          <w:ins w:id="3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who</w:t>
        </w:r>
      </w:ins>
    </w:p>
    <w:p w:rsidR="008A4159" w:rsidRPr="00DB77C6" w:rsidRDefault="008A4159" w:rsidP="008A4159">
      <w:pPr>
        <w:rPr>
          <w:ins w:id="3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whom</w:t>
        </w:r>
      </w:ins>
    </w:p>
    <w:p w:rsidR="008A4159" w:rsidRPr="00DB77C6" w:rsidRDefault="008A4159" w:rsidP="008A4159">
      <w:pPr>
        <w:rPr>
          <w:ins w:id="3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what</w:t>
        </w:r>
      </w:ins>
    </w:p>
    <w:p w:rsidR="008A4159" w:rsidRPr="00DB77C6" w:rsidRDefault="008A4159" w:rsidP="008A4159">
      <w:pPr>
        <w:rPr>
          <w:ins w:id="3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Her computer ______ was my friend’s got broke.</w:t>
        </w:r>
      </w:ins>
    </w:p>
    <w:p w:rsidR="008A4159" w:rsidRPr="00DB77C6" w:rsidRDefault="008A4159" w:rsidP="008A4159">
      <w:pPr>
        <w:rPr>
          <w:ins w:id="3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which</w:t>
        </w:r>
      </w:ins>
    </w:p>
    <w:p w:rsidR="008A4159" w:rsidRPr="00DB77C6" w:rsidRDefault="008A4159" w:rsidP="008A4159">
      <w:pPr>
        <w:rPr>
          <w:ins w:id="3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whom</w:t>
        </w:r>
      </w:ins>
    </w:p>
    <w:p w:rsidR="008A4159" w:rsidRPr="00DB77C6" w:rsidRDefault="008A4159" w:rsidP="008A4159">
      <w:pPr>
        <w:rPr>
          <w:ins w:id="3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</w:t>
        </w:r>
      </w:ins>
    </w:p>
    <w:p w:rsidR="008A4159" w:rsidRPr="00DB77C6" w:rsidRDefault="008A4159" w:rsidP="008A4159">
      <w:pPr>
        <w:rPr>
          <w:ins w:id="3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that</w:t>
        </w:r>
      </w:ins>
    </w:p>
    <w:p w:rsidR="008A4159" w:rsidRPr="00DB77C6" w:rsidRDefault="008A4159" w:rsidP="008A4159">
      <w:pPr>
        <w:rPr>
          <w:ins w:id="3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The man _______ she wanted to see her family.</w:t>
        </w:r>
      </w:ins>
    </w:p>
    <w:p w:rsidR="008A4159" w:rsidRPr="00DB77C6" w:rsidRDefault="008A4159" w:rsidP="008A4159">
      <w:pPr>
        <w:rPr>
          <w:ins w:id="3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which</w:t>
        </w:r>
      </w:ins>
    </w:p>
    <w:p w:rsidR="008A4159" w:rsidRPr="00DB77C6" w:rsidRDefault="008A4159" w:rsidP="008A4159">
      <w:pPr>
        <w:rPr>
          <w:ins w:id="3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where</w:t>
        </w:r>
      </w:ins>
    </w:p>
    <w:p w:rsidR="008A4159" w:rsidRPr="00DB77C6" w:rsidRDefault="008A4159" w:rsidP="008A4159">
      <w:pPr>
        <w:rPr>
          <w:ins w:id="3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whom</w:t>
        </w:r>
      </w:ins>
    </w:p>
    <w:p w:rsidR="008A4159" w:rsidRPr="00DB77C6" w:rsidRDefault="008A4159" w:rsidP="008A4159">
      <w:pPr>
        <w:rPr>
          <w:ins w:id="3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</w:t>
        </w:r>
      </w:ins>
    </w:p>
    <w:p w:rsidR="008A4159" w:rsidRPr="00DB77C6" w:rsidRDefault="008A4159" w:rsidP="008A4159">
      <w:pPr>
        <w:rPr>
          <w:ins w:id="3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Her grandmother, _______ is 70, often takes exercise.</w:t>
        </w:r>
      </w:ins>
    </w:p>
    <w:p w:rsidR="008A4159" w:rsidRPr="00DB77C6" w:rsidRDefault="008A4159" w:rsidP="008A4159">
      <w:pPr>
        <w:rPr>
          <w:ins w:id="3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what</w:t>
        </w:r>
      </w:ins>
    </w:p>
    <w:p w:rsidR="008A4159" w:rsidRPr="00DB77C6" w:rsidRDefault="008A4159" w:rsidP="008A4159">
      <w:pPr>
        <w:rPr>
          <w:ins w:id="3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who</w:t>
        </w:r>
      </w:ins>
    </w:p>
    <w:p w:rsidR="008A4159" w:rsidRPr="00DB77C6" w:rsidRDefault="008A4159" w:rsidP="008A4159">
      <w:pPr>
        <w:rPr>
          <w:ins w:id="3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where</w:t>
        </w:r>
      </w:ins>
    </w:p>
    <w:p w:rsidR="008A4159" w:rsidRPr="00DB77C6" w:rsidRDefault="008A4159" w:rsidP="008A4159">
      <w:pPr>
        <w:rPr>
          <w:ins w:id="3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which</w:t>
        </w:r>
      </w:ins>
    </w:p>
    <w:p w:rsidR="008A4159" w:rsidRPr="00DB77C6" w:rsidRDefault="008A4159" w:rsidP="008A4159">
      <w:pPr>
        <w:rPr>
          <w:ins w:id="3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The woman _______ came here two days ago is her professor.</w:t>
        </w:r>
      </w:ins>
    </w:p>
    <w:p w:rsidR="008A4159" w:rsidRPr="00DB77C6" w:rsidRDefault="008A4159" w:rsidP="008A4159">
      <w:pPr>
        <w:rPr>
          <w:ins w:id="3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who</w:t>
        </w:r>
      </w:ins>
    </w:p>
    <w:p w:rsidR="008A4159" w:rsidRPr="00DB77C6" w:rsidRDefault="008A4159" w:rsidP="008A4159">
      <w:pPr>
        <w:rPr>
          <w:ins w:id="3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that</w:t>
        </w:r>
      </w:ins>
    </w:p>
    <w:p w:rsidR="008A4159" w:rsidRPr="00DB77C6" w:rsidRDefault="008A4159" w:rsidP="008A4159">
      <w:pPr>
        <w:rPr>
          <w:ins w:id="3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whom</w:t>
        </w:r>
      </w:ins>
    </w:p>
    <w:p w:rsidR="008A4159" w:rsidRPr="00DB77C6" w:rsidRDefault="008A4159" w:rsidP="008A4159">
      <w:pPr>
        <w:rPr>
          <w:ins w:id="3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what</w:t>
        </w:r>
      </w:ins>
    </w:p>
    <w:p w:rsidR="008A4159" w:rsidRPr="00DB77C6" w:rsidRDefault="008A4159" w:rsidP="008A4159">
      <w:pPr>
        <w:rPr>
          <w:ins w:id="3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really happy people are those ……enjoy their daily work.</w:t>
        </w:r>
      </w:ins>
    </w:p>
    <w:p w:rsidR="008A4159" w:rsidRPr="00DB77C6" w:rsidRDefault="008A4159" w:rsidP="008A4159">
      <w:pPr>
        <w:rPr>
          <w:ins w:id="3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7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A. what</w:t>
        </w:r>
      </w:ins>
    </w:p>
    <w:p w:rsidR="008A4159" w:rsidRPr="00DB77C6" w:rsidRDefault="008A4159" w:rsidP="008A4159">
      <w:pPr>
        <w:rPr>
          <w:ins w:id="3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who</w:t>
        </w:r>
      </w:ins>
    </w:p>
    <w:p w:rsidR="008A4159" w:rsidRPr="00DB77C6" w:rsidRDefault="008A4159" w:rsidP="008A4159">
      <w:pPr>
        <w:rPr>
          <w:ins w:id="3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which</w:t>
        </w:r>
      </w:ins>
    </w:p>
    <w:p w:rsidR="008A4159" w:rsidRPr="00DB77C6" w:rsidRDefault="008A4159" w:rsidP="008A4159">
      <w:pPr>
        <w:rPr>
          <w:ins w:id="3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where</w:t>
        </w:r>
      </w:ins>
    </w:p>
    <w:p w:rsidR="008A4159" w:rsidRPr="00DB77C6" w:rsidRDefault="008A4159" w:rsidP="008A4159">
      <w:pPr>
        <w:rPr>
          <w:ins w:id="3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7. Freedom is something for ________ millions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have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given their lives.</w:t>
        </w:r>
      </w:ins>
    </w:p>
    <w:p w:rsidR="008A4159" w:rsidRPr="00DB77C6" w:rsidRDefault="008A4159" w:rsidP="008A4159">
      <w:pPr>
        <w:rPr>
          <w:ins w:id="3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which</w:t>
        </w:r>
      </w:ins>
    </w:p>
    <w:p w:rsidR="008A4159" w:rsidRPr="00DB77C6" w:rsidRDefault="008A4159" w:rsidP="008A4159">
      <w:pPr>
        <w:rPr>
          <w:ins w:id="3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where</w:t>
        </w:r>
      </w:ins>
    </w:p>
    <w:p w:rsidR="008A4159" w:rsidRPr="00DB77C6" w:rsidRDefault="008A4159" w:rsidP="008A4159">
      <w:pPr>
        <w:rPr>
          <w:ins w:id="3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whom</w:t>
        </w:r>
      </w:ins>
    </w:p>
    <w:p w:rsidR="008A4159" w:rsidRPr="00DB77C6" w:rsidRDefault="008A4159" w:rsidP="008A4159">
      <w:pPr>
        <w:rPr>
          <w:ins w:id="3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</w:t>
        </w:r>
      </w:ins>
    </w:p>
    <w:p w:rsidR="008A4159" w:rsidRPr="00DB77C6" w:rsidRDefault="008A4159" w:rsidP="008A4159">
      <w:pPr>
        <w:rPr>
          <w:ins w:id="39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My girlfriend loves tokbokki, _________ is Korean food.</w:t>
        </w:r>
      </w:ins>
    </w:p>
    <w:p w:rsidR="008A4159" w:rsidRPr="00DB77C6" w:rsidRDefault="008A4159" w:rsidP="008A4159">
      <w:pPr>
        <w:rPr>
          <w:ins w:id="3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which</w:t>
        </w:r>
      </w:ins>
    </w:p>
    <w:p w:rsidR="008A4159" w:rsidRPr="00DB77C6" w:rsidRDefault="008A4159" w:rsidP="008A4159">
      <w:pPr>
        <w:rPr>
          <w:ins w:id="3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where</w:t>
        </w:r>
      </w:ins>
    </w:p>
    <w:p w:rsidR="008A4159" w:rsidRPr="00DB77C6" w:rsidRDefault="008A4159" w:rsidP="008A4159">
      <w:pPr>
        <w:rPr>
          <w:ins w:id="4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whom</w:t>
        </w:r>
      </w:ins>
    </w:p>
    <w:p w:rsidR="008A4159" w:rsidRPr="00DB77C6" w:rsidRDefault="008A4159" w:rsidP="008A4159">
      <w:pPr>
        <w:rPr>
          <w:ins w:id="4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</w:t>
        </w:r>
      </w:ins>
    </w:p>
    <w:p w:rsidR="008A4159" w:rsidRPr="00DB77C6" w:rsidRDefault="008A4159" w:rsidP="008A4159">
      <w:pPr>
        <w:rPr>
          <w:ins w:id="4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Blair has passed the exam last week, ________ is great news.</w:t>
        </w:r>
      </w:ins>
    </w:p>
    <w:p w:rsidR="008A4159" w:rsidRPr="00DB77C6" w:rsidRDefault="008A4159" w:rsidP="008A4159">
      <w:pPr>
        <w:rPr>
          <w:ins w:id="40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0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who</w:t>
        </w:r>
      </w:ins>
    </w:p>
    <w:p w:rsidR="008A4159" w:rsidRPr="00DB77C6" w:rsidRDefault="008A4159" w:rsidP="008A4159">
      <w:pPr>
        <w:rPr>
          <w:ins w:id="4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that</w:t>
        </w:r>
      </w:ins>
    </w:p>
    <w:p w:rsidR="008A4159" w:rsidRPr="00DB77C6" w:rsidRDefault="008A4159" w:rsidP="008A4159">
      <w:pPr>
        <w:rPr>
          <w:ins w:id="4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which</w:t>
        </w:r>
      </w:ins>
    </w:p>
    <w:p w:rsidR="008A4159" w:rsidRPr="00DB77C6" w:rsidRDefault="008A4159" w:rsidP="008A4159">
      <w:pPr>
        <w:rPr>
          <w:ins w:id="4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whom</w:t>
        </w:r>
      </w:ins>
    </w:p>
    <w:p w:rsidR="008A4159" w:rsidRPr="00DB77C6" w:rsidRDefault="008A4159" w:rsidP="008A4159">
      <w:pPr>
        <w:rPr>
          <w:ins w:id="4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The book ________ is in the car is his brother’s.</w:t>
        </w:r>
      </w:ins>
    </w:p>
    <w:p w:rsidR="008A4159" w:rsidRPr="00DB77C6" w:rsidRDefault="008A4159" w:rsidP="008A4159">
      <w:pPr>
        <w:rPr>
          <w:ins w:id="4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who</w:t>
        </w:r>
      </w:ins>
    </w:p>
    <w:p w:rsidR="008A4159" w:rsidRPr="00DB77C6" w:rsidRDefault="008A4159" w:rsidP="008A4159">
      <w:pPr>
        <w:rPr>
          <w:ins w:id="4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that</w:t>
        </w:r>
      </w:ins>
    </w:p>
    <w:p w:rsidR="008A4159" w:rsidRPr="00DB77C6" w:rsidRDefault="008A4159" w:rsidP="008A4159">
      <w:pPr>
        <w:rPr>
          <w:ins w:id="4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which</w:t>
        </w:r>
      </w:ins>
    </w:p>
    <w:p w:rsidR="008A4159" w:rsidRPr="00DB77C6" w:rsidRDefault="008A4159" w:rsidP="008A4159">
      <w:pPr>
        <w:rPr>
          <w:ins w:id="4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whom</w:t>
        </w:r>
      </w:ins>
    </w:p>
    <w:p w:rsidR="008A4159" w:rsidRPr="00DB77C6" w:rsidRDefault="008A4159" w:rsidP="008A4159">
      <w:pPr>
        <w:rPr>
          <w:ins w:id="4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The man_____ lives behind my house is a doctor.</w:t>
        </w:r>
      </w:ins>
    </w:p>
    <w:p w:rsidR="008A4159" w:rsidRPr="00DB77C6" w:rsidRDefault="008A4159" w:rsidP="008A4159">
      <w:pPr>
        <w:rPr>
          <w:ins w:id="4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A.that</w:t>
        </w:r>
      </w:ins>
    </w:p>
    <w:p w:rsidR="008A4159" w:rsidRPr="00DB77C6" w:rsidRDefault="008A4159" w:rsidP="008A4159">
      <w:pPr>
        <w:rPr>
          <w:ins w:id="4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who</w:t>
        </w:r>
      </w:ins>
    </w:p>
    <w:p w:rsidR="008A4159" w:rsidRPr="00DB77C6" w:rsidRDefault="008A4159" w:rsidP="008A4159">
      <w:pPr>
        <w:rPr>
          <w:ins w:id="4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which</w:t>
        </w:r>
      </w:ins>
    </w:p>
    <w:p w:rsidR="008A4159" w:rsidRPr="00DB77C6" w:rsidRDefault="008A4159" w:rsidP="008A4159">
      <w:pPr>
        <w:rPr>
          <w:ins w:id="4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whom</w:t>
        </w:r>
      </w:ins>
    </w:p>
    <w:p w:rsidR="008A4159" w:rsidRPr="00DB77C6" w:rsidRDefault="008A4159" w:rsidP="008A4159">
      <w:pPr>
        <w:rPr>
          <w:ins w:id="4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Peter, _____ I played video games with on the weekend, was younger than me.</w:t>
        </w:r>
      </w:ins>
    </w:p>
    <w:p w:rsidR="008A4159" w:rsidRPr="00DB77C6" w:rsidRDefault="008A4159" w:rsidP="008A4159">
      <w:pPr>
        <w:rPr>
          <w:ins w:id="4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A.that</w:t>
        </w:r>
      </w:ins>
    </w:p>
    <w:p w:rsidR="008A4159" w:rsidRPr="00DB77C6" w:rsidRDefault="008A4159" w:rsidP="008A4159">
      <w:pPr>
        <w:rPr>
          <w:ins w:id="4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who</w:t>
        </w:r>
      </w:ins>
    </w:p>
    <w:p w:rsidR="008A4159" w:rsidRPr="00DB77C6" w:rsidRDefault="008A4159" w:rsidP="008A4159">
      <w:pPr>
        <w:rPr>
          <w:ins w:id="4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which</w:t>
        </w:r>
      </w:ins>
    </w:p>
    <w:p w:rsidR="008A4159" w:rsidRPr="00DB77C6" w:rsidRDefault="008A4159" w:rsidP="008A4159">
      <w:pPr>
        <w:rPr>
          <w:ins w:id="4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whom</w:t>
        </w:r>
      </w:ins>
    </w:p>
    <w:p w:rsidR="008A4159" w:rsidRPr="00DB77C6" w:rsidRDefault="008A4159" w:rsidP="008A4159">
      <w:pPr>
        <w:rPr>
          <w:ins w:id="4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13. The old building__________is in front of my house fell down.</w:t>
        </w:r>
      </w:ins>
    </w:p>
    <w:p w:rsidR="008A4159" w:rsidRPr="00DB77C6" w:rsidRDefault="008A4159" w:rsidP="008A4159">
      <w:pPr>
        <w:rPr>
          <w:ins w:id="4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of which</w:t>
        </w:r>
      </w:ins>
    </w:p>
    <w:p w:rsidR="008A4159" w:rsidRPr="00DB77C6" w:rsidRDefault="008A4159" w:rsidP="008A4159">
      <w:pPr>
        <w:rPr>
          <w:ins w:id="4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which</w:t>
        </w:r>
      </w:ins>
    </w:p>
    <w:p w:rsidR="008A4159" w:rsidRPr="00DB77C6" w:rsidRDefault="008A4159" w:rsidP="008A4159">
      <w:pPr>
        <w:rPr>
          <w:ins w:id="4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whose</w:t>
        </w:r>
      </w:ins>
    </w:p>
    <w:p w:rsidR="008A4159" w:rsidRPr="00DB77C6" w:rsidRDefault="008A4159" w:rsidP="008A4159">
      <w:pPr>
        <w:rPr>
          <w:ins w:id="4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whom</w:t>
        </w:r>
      </w:ins>
    </w:p>
    <w:p w:rsidR="008A4159" w:rsidRPr="00DB77C6" w:rsidRDefault="008A4159" w:rsidP="008A4159">
      <w:pPr>
        <w:rPr>
          <w:ins w:id="4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We’ll come in July __________the schools are on holiday.</w:t>
        </w:r>
      </w:ins>
    </w:p>
    <w:p w:rsidR="008A4159" w:rsidRPr="00DB77C6" w:rsidRDefault="008A4159" w:rsidP="008A4159">
      <w:pPr>
        <w:rPr>
          <w:ins w:id="4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that</w:t>
        </w:r>
      </w:ins>
    </w:p>
    <w:p w:rsidR="008A4159" w:rsidRPr="00DB77C6" w:rsidRDefault="008A4159" w:rsidP="008A4159">
      <w:pPr>
        <w:rPr>
          <w:ins w:id="4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where</w:t>
        </w:r>
      </w:ins>
    </w:p>
    <w:p w:rsidR="008A4159" w:rsidRPr="00DB77C6" w:rsidRDefault="008A4159" w:rsidP="008A4159">
      <w:pPr>
        <w:rPr>
          <w:ins w:id="4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which</w:t>
        </w:r>
      </w:ins>
    </w:p>
    <w:p w:rsidR="008A4159" w:rsidRPr="00DB77C6" w:rsidRDefault="008A4159" w:rsidP="008A4159">
      <w:pPr>
        <w:rPr>
          <w:ins w:id="4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when</w:t>
        </w:r>
      </w:ins>
    </w:p>
    <w:p w:rsidR="008A4159" w:rsidRPr="00DB77C6" w:rsidRDefault="008A4159" w:rsidP="008A4159">
      <w:pPr>
        <w:rPr>
          <w:ins w:id="4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X. Viết lại câu sao cho nghĩa không đổi</w:t>
        </w:r>
      </w:ins>
    </w:p>
    <w:p w:rsidR="008A4159" w:rsidRPr="00DB77C6" w:rsidRDefault="008A4159" w:rsidP="008A4159">
      <w:pPr>
        <w:rPr>
          <w:ins w:id="4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man is her father. You met him last week.</w:t>
        </w:r>
      </w:ins>
    </w:p>
    <w:p w:rsidR="000E604A" w:rsidRDefault="000E604A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man is her father whom you met last week</w:t>
      </w:r>
    </w:p>
    <w:p w:rsidR="008A4159" w:rsidRPr="00DB77C6" w:rsidRDefault="008A4159" w:rsidP="008A4159">
      <w:pPr>
        <w:rPr>
          <w:ins w:id="4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Zoe likes the blue T-shirt. My sister is wearing it.</w:t>
        </w:r>
      </w:ins>
    </w:p>
    <w:p w:rsidR="008A4159" w:rsidRPr="00DB77C6" w:rsidRDefault="000E604A" w:rsidP="008A4159">
      <w:pPr>
        <w:rPr>
          <w:ins w:id="4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Zoe likes the blue T-shirt which my sister is wearing</w:t>
      </w:r>
    </w:p>
    <w:p w:rsidR="008A4159" w:rsidRPr="00DB77C6" w:rsidRDefault="008A4159" w:rsidP="008A4159">
      <w:pPr>
        <w:rPr>
          <w:ins w:id="47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7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Show me the new hats. You bought them last night.</w:t>
        </w:r>
      </w:ins>
    </w:p>
    <w:p w:rsidR="008A4159" w:rsidRPr="00DB77C6" w:rsidRDefault="000E604A" w:rsidP="008A4159">
      <w:pPr>
        <w:rPr>
          <w:ins w:id="47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lastRenderedPageBreak/>
        <w:t>Show me the new hats which you bought last night.</w:t>
      </w:r>
    </w:p>
    <w:p w:rsidR="008A4159" w:rsidRPr="00DB77C6" w:rsidRDefault="008A4159" w:rsidP="008A4159">
      <w:pPr>
        <w:rPr>
          <w:ins w:id="4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Zoe has a sister. Her sister’s name is Juma.</w:t>
        </w:r>
      </w:ins>
    </w:p>
    <w:p w:rsidR="008A4159" w:rsidRPr="00DB77C6" w:rsidRDefault="000E604A" w:rsidP="008A4159">
      <w:pPr>
        <w:rPr>
          <w:ins w:id="4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Zoe has a sister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whose  name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is juma</w:t>
      </w:r>
    </w:p>
    <w:p w:rsidR="008A4159" w:rsidRPr="00DB77C6" w:rsidRDefault="008A4159" w:rsidP="008A4159">
      <w:pPr>
        <w:rPr>
          <w:ins w:id="47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7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5.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That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is a company. It produces rings.</w:t>
        </w:r>
      </w:ins>
    </w:p>
    <w:p w:rsidR="008A4159" w:rsidRPr="00DB77C6" w:rsidRDefault="000E604A" w:rsidP="008A4159">
      <w:pPr>
        <w:rPr>
          <w:ins w:id="48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That is a company which produces rings,</w:t>
      </w:r>
    </w:p>
    <w:p w:rsidR="008A4159" w:rsidRPr="00DB77C6" w:rsidRDefault="008A4159" w:rsidP="008A4159">
      <w:pPr>
        <w:rPr>
          <w:ins w:id="4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children were attracted by the show. It was performed so many.</w:t>
        </w:r>
      </w:ins>
    </w:p>
    <w:p w:rsidR="008A4159" w:rsidRPr="00DB77C6" w:rsidRDefault="000E604A" w:rsidP="008A4159">
      <w:pPr>
        <w:rPr>
          <w:ins w:id="4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children were attracted by the show which was performed so many</w:t>
      </w:r>
    </w:p>
    <w:p w:rsidR="008A4159" w:rsidRPr="00DB77C6" w:rsidRDefault="008A4159" w:rsidP="008A4159">
      <w:pPr>
        <w:rPr>
          <w:ins w:id="48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8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My best friend can compose songs. Ly sings folk songs very well.</w:t>
        </w:r>
      </w:ins>
    </w:p>
    <w:p w:rsidR="008A4159" w:rsidRPr="00DB77C6" w:rsidRDefault="000E604A" w:rsidP="008A4159">
      <w:pPr>
        <w:rPr>
          <w:ins w:id="48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My best friend can compose songs which ly sings very well</w:t>
      </w:r>
    </w:p>
    <w:p w:rsidR="008A4159" w:rsidRPr="00DB77C6" w:rsidRDefault="008A4159" w:rsidP="008A4159">
      <w:pPr>
        <w:rPr>
          <w:ins w:id="4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Tet is a festival. Tet often happens in late January or early February.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8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_______________________________________.</w:t>
        </w:r>
      </w:ins>
    </w:p>
    <w:p w:rsidR="000E604A" w:rsidRPr="00DB77C6" w:rsidRDefault="000E604A" w:rsidP="008A4159">
      <w:pPr>
        <w:rPr>
          <w:ins w:id="49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Tet is a festival which often happens in late…</w:t>
      </w:r>
    </w:p>
    <w:p w:rsidR="008A4159" w:rsidRPr="00DB77C6" w:rsidRDefault="008A4159" w:rsidP="008A4159">
      <w:pPr>
        <w:rPr>
          <w:ins w:id="4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Zoe bought a new phone yesterday. I can use it to send and receive messages.</w:t>
        </w:r>
      </w:ins>
    </w:p>
    <w:p w:rsidR="000E604A" w:rsidRDefault="000E604A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Zoe bought a new phone yesterday (!) which I can use to send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,,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</w:t>
      </w:r>
    </w:p>
    <w:p w:rsidR="008A4159" w:rsidRPr="00DB77C6" w:rsidRDefault="008A4159" w:rsidP="008A4159">
      <w:pPr>
        <w:rPr>
          <w:ins w:id="4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Jack is the boy. He is giving my mom a gift.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9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______________________________________.</w:t>
        </w:r>
      </w:ins>
    </w:p>
    <w:p w:rsidR="000E604A" w:rsidRPr="00DB77C6" w:rsidRDefault="000E604A" w:rsidP="008A4159">
      <w:pPr>
        <w:rPr>
          <w:ins w:id="49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Jack is the boy who is giving my mom a gift.</w:t>
      </w:r>
    </w:p>
    <w:p w:rsidR="008A4159" w:rsidRPr="00DB77C6" w:rsidRDefault="008A4159" w:rsidP="008A4159">
      <w:pPr>
        <w:rPr>
          <w:ins w:id="4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XI. Chọn mệnh đề quan hệ phù hợp điền vào chỗ trống.</w:t>
        </w:r>
      </w:ins>
    </w:p>
    <w:p w:rsidR="008A4159" w:rsidRPr="00DB77C6" w:rsidRDefault="008A4159" w:rsidP="008A4159">
      <w:pPr>
        <w:rPr>
          <w:ins w:id="4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film about _____ they are talking about is fantastic.</w:t>
        </w:r>
      </w:ins>
    </w:p>
    <w:p w:rsidR="008A4159" w:rsidRPr="00DB77C6" w:rsidRDefault="008A4159" w:rsidP="008A4159">
      <w:pPr>
        <w:rPr>
          <w:ins w:id="5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who</w:t>
        </w:r>
      </w:ins>
    </w:p>
    <w:p w:rsidR="008A4159" w:rsidRPr="00DB77C6" w:rsidRDefault="008A4159" w:rsidP="008A4159">
      <w:pPr>
        <w:rPr>
          <w:ins w:id="5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which</w:t>
        </w:r>
      </w:ins>
    </w:p>
    <w:p w:rsidR="008A4159" w:rsidRPr="00DB77C6" w:rsidRDefault="008A4159" w:rsidP="008A4159">
      <w:pPr>
        <w:rPr>
          <w:ins w:id="5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whom</w:t>
        </w:r>
      </w:ins>
    </w:p>
    <w:p w:rsidR="008A4159" w:rsidRPr="00DB77C6" w:rsidRDefault="008A4159" w:rsidP="008A4159">
      <w:pPr>
        <w:rPr>
          <w:ins w:id="50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0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that</w:t>
        </w:r>
      </w:ins>
    </w:p>
    <w:p w:rsidR="008A4159" w:rsidRPr="00DB77C6" w:rsidRDefault="008A4159" w:rsidP="008A4159">
      <w:pPr>
        <w:rPr>
          <w:ins w:id="5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He is the boy _______ is my best friend.</w:t>
        </w:r>
      </w:ins>
    </w:p>
    <w:p w:rsidR="008A4159" w:rsidRPr="00DB77C6" w:rsidRDefault="008A4159" w:rsidP="008A4159">
      <w:pPr>
        <w:rPr>
          <w:ins w:id="5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that</w:t>
        </w:r>
      </w:ins>
    </w:p>
    <w:p w:rsidR="008A4159" w:rsidRPr="00DB77C6" w:rsidRDefault="008A4159" w:rsidP="008A4159">
      <w:pPr>
        <w:rPr>
          <w:ins w:id="5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B. whom</w:t>
        </w:r>
      </w:ins>
    </w:p>
    <w:p w:rsidR="008A4159" w:rsidRPr="00DB77C6" w:rsidRDefault="008A4159" w:rsidP="008A4159">
      <w:pPr>
        <w:rPr>
          <w:ins w:id="5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</w:t>
        </w:r>
      </w:ins>
    </w:p>
    <w:p w:rsidR="008A4159" w:rsidRPr="00DB77C6" w:rsidRDefault="008A4159" w:rsidP="008A4159">
      <w:pPr>
        <w:rPr>
          <w:ins w:id="5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A&amp; C</w:t>
        </w:r>
      </w:ins>
    </w:p>
    <w:p w:rsidR="008A4159" w:rsidRPr="00DB77C6" w:rsidRDefault="008A4159" w:rsidP="008A4159">
      <w:pPr>
        <w:rPr>
          <w:ins w:id="5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I live in a pleasant room ____________ the garden.</w:t>
        </w:r>
      </w:ins>
    </w:p>
    <w:p w:rsidR="008A4159" w:rsidRPr="00DB77C6" w:rsidRDefault="008A4159" w:rsidP="008A4159">
      <w:pPr>
        <w:rPr>
          <w:ins w:id="5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to overlook</w:t>
        </w:r>
      </w:ins>
    </w:p>
    <w:p w:rsidR="008A4159" w:rsidRPr="00DB77C6" w:rsidRDefault="008A4159" w:rsidP="008A4159">
      <w:pPr>
        <w:rPr>
          <w:ins w:id="5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overlooking</w:t>
        </w:r>
      </w:ins>
    </w:p>
    <w:p w:rsidR="008A4159" w:rsidRPr="00DB77C6" w:rsidRDefault="008A4159" w:rsidP="008A4159">
      <w:pPr>
        <w:rPr>
          <w:ins w:id="5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overlooked</w:t>
        </w:r>
      </w:ins>
    </w:p>
    <w:p w:rsidR="008A4159" w:rsidRPr="00DB77C6" w:rsidRDefault="008A4159" w:rsidP="008A4159">
      <w:pPr>
        <w:rPr>
          <w:ins w:id="5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which overlooking</w:t>
        </w:r>
      </w:ins>
    </w:p>
    <w:p w:rsidR="008A4159" w:rsidRPr="00DB77C6" w:rsidRDefault="008A4159" w:rsidP="008A4159">
      <w:pPr>
        <w:rPr>
          <w:ins w:id="5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The pilot was the only man _______ after the crash.</w:t>
        </w:r>
      </w:ins>
    </w:p>
    <w:p w:rsidR="008A4159" w:rsidRPr="00DB77C6" w:rsidRDefault="008A4159" w:rsidP="008A4159">
      <w:pPr>
        <w:rPr>
          <w:ins w:id="5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A.was rescued</w:t>
        </w:r>
      </w:ins>
    </w:p>
    <w:p w:rsidR="008A4159" w:rsidRPr="00DB77C6" w:rsidRDefault="008A4159" w:rsidP="008A4159">
      <w:pPr>
        <w:rPr>
          <w:ins w:id="5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rescued</w:t>
        </w:r>
      </w:ins>
    </w:p>
    <w:p w:rsidR="008A4159" w:rsidRPr="00DB77C6" w:rsidRDefault="008A4159" w:rsidP="008A4159">
      <w:pPr>
        <w:rPr>
          <w:ins w:id="5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rescuing</w:t>
        </w:r>
      </w:ins>
    </w:p>
    <w:p w:rsidR="008A4159" w:rsidRPr="00DB77C6" w:rsidRDefault="008A4159" w:rsidP="008A4159">
      <w:pPr>
        <w:rPr>
          <w:ins w:id="5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to be rescued</w:t>
        </w:r>
      </w:ins>
    </w:p>
    <w:p w:rsidR="008A4159" w:rsidRPr="00DB77C6" w:rsidRDefault="008A4159" w:rsidP="008A4159">
      <w:pPr>
        <w:rPr>
          <w:ins w:id="5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I’ll see you near the post office ___________ we met the other day.</w:t>
        </w:r>
      </w:ins>
    </w:p>
    <w:p w:rsidR="008A4159" w:rsidRPr="00DB77C6" w:rsidRDefault="008A4159" w:rsidP="008A4159">
      <w:pPr>
        <w:rPr>
          <w:ins w:id="5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which</w:t>
        </w:r>
      </w:ins>
    </w:p>
    <w:p w:rsidR="008A4159" w:rsidRPr="00DB77C6" w:rsidRDefault="008A4159" w:rsidP="008A4159">
      <w:pPr>
        <w:rPr>
          <w:ins w:id="5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where</w:t>
        </w:r>
      </w:ins>
    </w:p>
    <w:p w:rsidR="008A4159" w:rsidRPr="00DB77C6" w:rsidRDefault="008A4159" w:rsidP="008A4159">
      <w:pPr>
        <w:rPr>
          <w:ins w:id="5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when</w:t>
        </w:r>
      </w:ins>
    </w:p>
    <w:p w:rsidR="008A4159" w:rsidRPr="00DB77C6" w:rsidRDefault="008A4159" w:rsidP="008A4159">
      <w:pPr>
        <w:rPr>
          <w:ins w:id="5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why</w:t>
        </w:r>
      </w:ins>
    </w:p>
    <w:p w:rsidR="008A4159" w:rsidRPr="00DB77C6" w:rsidRDefault="008A4159" w:rsidP="008A4159">
      <w:pPr>
        <w:rPr>
          <w:ins w:id="5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people ____ for the bus in the rain are getting well.</w:t>
        </w:r>
      </w:ins>
    </w:p>
    <w:p w:rsidR="008A4159" w:rsidRPr="00DB77C6" w:rsidRDefault="008A4159" w:rsidP="008A4159">
      <w:pPr>
        <w:rPr>
          <w:ins w:id="5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waiting</w:t>
        </w:r>
      </w:ins>
    </w:p>
    <w:p w:rsidR="008A4159" w:rsidRPr="00DB77C6" w:rsidRDefault="008A4159" w:rsidP="008A4159">
      <w:pPr>
        <w:rPr>
          <w:ins w:id="5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to wait</w:t>
        </w:r>
      </w:ins>
    </w:p>
    <w:p w:rsidR="008A4159" w:rsidRPr="00DB77C6" w:rsidRDefault="008A4159" w:rsidP="008A4159">
      <w:pPr>
        <w:rPr>
          <w:ins w:id="5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waited</w:t>
        </w:r>
      </w:ins>
    </w:p>
    <w:p w:rsidR="008A4159" w:rsidRPr="00DB77C6" w:rsidRDefault="008A4159" w:rsidP="008A4159">
      <w:pPr>
        <w:rPr>
          <w:ins w:id="5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D.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wait</w:t>
        </w:r>
        <w:proofErr w:type="gramEnd"/>
      </w:ins>
    </w:p>
    <w:p w:rsidR="008A4159" w:rsidRPr="00DB77C6" w:rsidRDefault="008A4159" w:rsidP="008A4159">
      <w:pPr>
        <w:rPr>
          <w:ins w:id="5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I have a message for people _____ by the traffic chaos.</w:t>
        </w:r>
      </w:ins>
    </w:p>
    <w:p w:rsidR="008A4159" w:rsidRPr="00DB77C6" w:rsidRDefault="008A4159" w:rsidP="008A4159">
      <w:pPr>
        <w:rPr>
          <w:ins w:id="5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to delay</w:t>
        </w:r>
      </w:ins>
    </w:p>
    <w:p w:rsidR="008A4159" w:rsidRPr="00DB77C6" w:rsidRDefault="008A4159" w:rsidP="008A4159">
      <w:pPr>
        <w:rPr>
          <w:ins w:id="5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B. who delay</w:t>
        </w:r>
      </w:ins>
    </w:p>
    <w:p w:rsidR="008A4159" w:rsidRPr="00DB77C6" w:rsidRDefault="008A4159" w:rsidP="008A4159">
      <w:pPr>
        <w:rPr>
          <w:ins w:id="5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delayed</w:t>
        </w:r>
      </w:ins>
    </w:p>
    <w:p w:rsidR="008A4159" w:rsidRPr="00DB77C6" w:rsidRDefault="008A4159" w:rsidP="008A4159">
      <w:pPr>
        <w:rPr>
          <w:ins w:id="5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 delaying</w:t>
        </w:r>
      </w:ins>
    </w:p>
    <w:p w:rsidR="008A4159" w:rsidRPr="00DB77C6" w:rsidRDefault="008A4159" w:rsidP="008A4159">
      <w:pPr>
        <w:rPr>
          <w:ins w:id="5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Melanie was the only person _____ a letter of thanks.</w:t>
        </w:r>
      </w:ins>
    </w:p>
    <w:p w:rsidR="008A4159" w:rsidRPr="00DB77C6" w:rsidRDefault="008A4159" w:rsidP="008A4159">
      <w:pPr>
        <w:rPr>
          <w:ins w:id="5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wrote</w:t>
        </w:r>
      </w:ins>
    </w:p>
    <w:p w:rsidR="008A4159" w:rsidRPr="00DB77C6" w:rsidRDefault="008A4159" w:rsidP="008A4159">
      <w:pPr>
        <w:rPr>
          <w:ins w:id="5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written</w:t>
        </w:r>
      </w:ins>
    </w:p>
    <w:p w:rsidR="008A4159" w:rsidRPr="00DB77C6" w:rsidRDefault="008A4159" w:rsidP="008A4159">
      <w:pPr>
        <w:rPr>
          <w:ins w:id="5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to write</w:t>
        </w:r>
      </w:ins>
    </w:p>
    <w:p w:rsidR="008A4159" w:rsidRPr="00DB77C6" w:rsidRDefault="008A4159" w:rsidP="008A4159">
      <w:pPr>
        <w:rPr>
          <w:ins w:id="5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7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writing</w:t>
        </w:r>
      </w:ins>
    </w:p>
    <w:p w:rsidR="008A4159" w:rsidRPr="00DB77C6" w:rsidRDefault="008A4159" w:rsidP="008A4159">
      <w:pPr>
        <w:rPr>
          <w:ins w:id="5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I met a lot of new people at the party ________ names I can’t remember.</w:t>
        </w:r>
      </w:ins>
    </w:p>
    <w:p w:rsidR="008A4159" w:rsidRPr="00DB77C6" w:rsidRDefault="008A4159" w:rsidP="008A4159">
      <w:pPr>
        <w:rPr>
          <w:ins w:id="5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whose</w:t>
        </w:r>
      </w:ins>
    </w:p>
    <w:p w:rsidR="008A4159" w:rsidRPr="00DB77C6" w:rsidRDefault="008A4159" w:rsidP="008A4159">
      <w:pPr>
        <w:rPr>
          <w:ins w:id="5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which</w:t>
        </w:r>
      </w:ins>
    </w:p>
    <w:p w:rsidR="008A4159" w:rsidRPr="00DB77C6" w:rsidRDefault="008A4159" w:rsidP="008A4159">
      <w:pPr>
        <w:rPr>
          <w:ins w:id="5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</w:t>
        </w:r>
      </w:ins>
    </w:p>
    <w:p w:rsidR="008A4159" w:rsidRPr="00DB77C6" w:rsidRDefault="008A4159" w:rsidP="008A4159">
      <w:pPr>
        <w:rPr>
          <w:ins w:id="5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whom</w:t>
        </w:r>
      </w:ins>
    </w:p>
    <w:p w:rsidR="008A4159" w:rsidRPr="00DB77C6" w:rsidRDefault="008A4159" w:rsidP="008A4159">
      <w:pPr>
        <w:rPr>
          <w:ins w:id="5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Tell me the reason ______ you were absent yesterday.</w:t>
        </w:r>
      </w:ins>
    </w:p>
    <w:p w:rsidR="008A4159" w:rsidRPr="00DB77C6" w:rsidRDefault="008A4159" w:rsidP="008A4159">
      <w:pPr>
        <w:rPr>
          <w:ins w:id="5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where</w:t>
        </w:r>
      </w:ins>
    </w:p>
    <w:p w:rsidR="008A4159" w:rsidRPr="00DB77C6" w:rsidRDefault="008A4159" w:rsidP="008A4159">
      <w:pPr>
        <w:rPr>
          <w:ins w:id="5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when</w:t>
        </w:r>
      </w:ins>
    </w:p>
    <w:p w:rsidR="008A4159" w:rsidRPr="00DB77C6" w:rsidRDefault="008A4159" w:rsidP="008A4159">
      <w:pPr>
        <w:rPr>
          <w:ins w:id="59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why</w:t>
        </w:r>
      </w:ins>
    </w:p>
    <w:p w:rsidR="008A4159" w:rsidRPr="00DB77C6" w:rsidRDefault="008A4159" w:rsidP="008A4159">
      <w:pPr>
        <w:rPr>
          <w:ins w:id="5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that</w:t>
        </w:r>
      </w:ins>
    </w:p>
    <w:p w:rsidR="008A4159" w:rsidRPr="00DB77C6" w:rsidRDefault="008A4159" w:rsidP="008A4159">
      <w:pPr>
        <w:rPr>
          <w:ins w:id="5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XII. Tìm và sửa lỗi sai (nếu có) trong những câu sau đây</w:t>
        </w:r>
      </w:ins>
    </w:p>
    <w:p w:rsidR="008A4159" w:rsidRPr="00DB77C6" w:rsidRDefault="008A4159" w:rsidP="008A4159">
      <w:pPr>
        <w:rPr>
          <w:ins w:id="6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film who I watched yesterday was interesting.</w:t>
        </w:r>
      </w:ins>
    </w:p>
    <w:p w:rsidR="008A4159" w:rsidRPr="00DB77C6" w:rsidRDefault="008A4159" w:rsidP="008A4159">
      <w:pPr>
        <w:rPr>
          <w:ins w:id="6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 only house to be paint last week was Oanh’s.</w:t>
        </w:r>
      </w:ins>
    </w:p>
    <w:p w:rsidR="008A4159" w:rsidRPr="00DB77C6" w:rsidRDefault="008A4159" w:rsidP="008A4159">
      <w:pPr>
        <w:rPr>
          <w:ins w:id="6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3. A dictionary is a book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whom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gives her the meaning of words.</w:t>
        </w:r>
      </w:ins>
    </w:p>
    <w:p w:rsidR="008A4159" w:rsidRPr="00DB77C6" w:rsidRDefault="008A4159" w:rsidP="008A4159">
      <w:pPr>
        <w:rPr>
          <w:ins w:id="60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0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4. I like that dress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whom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is really beautiful.</w:t>
        </w:r>
      </w:ins>
    </w:p>
    <w:p w:rsidR="008A4159" w:rsidRPr="00DB77C6" w:rsidRDefault="008A4159" w:rsidP="008A4159">
      <w:pPr>
        <w:rPr>
          <w:ins w:id="6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5. Do you get on with the person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which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lives behind?</w:t>
        </w:r>
      </w:ins>
    </w:p>
    <w:p w:rsidR="008A4159" w:rsidRPr="00DB77C6" w:rsidRDefault="008A4159" w:rsidP="008A4159">
      <w:pPr>
        <w:rPr>
          <w:ins w:id="6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XIII. Add the phrase in brackets to the sentence using 'that' or 'who' and a relative clause:</w:t>
        </w:r>
      </w:ins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13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She worked for a man (the man used to be an athlete)</w:t>
        </w:r>
      </w:ins>
    </w:p>
    <w:p w:rsidR="00F6220B" w:rsidRPr="00F6220B" w:rsidRDefault="00F6220B" w:rsidP="00F6220B">
      <w:pPr>
        <w:pStyle w:val="ListParagraph"/>
        <w:rPr>
          <w:ins w:id="61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She worked for a man who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15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They called a lawyer (the lawyer lived nearby)</w:t>
        </w:r>
      </w:ins>
    </w:p>
    <w:p w:rsidR="00F6220B" w:rsidRPr="00F6220B" w:rsidRDefault="00F6220B" w:rsidP="00F6220B">
      <w:pPr>
        <w:pStyle w:val="ListParagraph"/>
        <w:rPr>
          <w:ins w:id="61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They called a lawyer who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17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 sent an email to my brother (my brother lives in Australia)</w:t>
        </w:r>
      </w:ins>
    </w:p>
    <w:p w:rsidR="00F6220B" w:rsidRPr="00F6220B" w:rsidRDefault="00F6220B" w:rsidP="00F6220B">
      <w:pPr>
        <w:pStyle w:val="ListParagraph"/>
        <w:rPr>
          <w:ins w:id="61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sent an email to my brother who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19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customer liked the waitress (the waitress was very friendly)</w:t>
        </w:r>
      </w:ins>
    </w:p>
    <w:p w:rsidR="00F6220B" w:rsidRPr="00F6220B" w:rsidRDefault="00F6220B" w:rsidP="00F6220B">
      <w:pPr>
        <w:pStyle w:val="ListParagraph"/>
        <w:rPr>
          <w:ins w:id="62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</w:t>
      </w:r>
      <w:proofErr w:type="gramEnd"/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21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We broke the computer (the computer belonged to my father)</w:t>
        </w:r>
      </w:ins>
    </w:p>
    <w:p w:rsidR="00F6220B" w:rsidRPr="00F6220B" w:rsidRDefault="00F6220B" w:rsidP="00F6220B">
      <w:pPr>
        <w:pStyle w:val="ListParagraph"/>
        <w:rPr>
          <w:ins w:id="62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proofErr w:type="gramEnd"/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23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 dropped a glass (the glass was new)</w:t>
        </w:r>
      </w:ins>
    </w:p>
    <w:p w:rsidR="00F6220B" w:rsidRPr="00F6220B" w:rsidRDefault="00F6220B" w:rsidP="00F6220B">
      <w:pPr>
        <w:pStyle w:val="ListParagraph"/>
        <w:rPr>
          <w:ins w:id="62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proofErr w:type="gramEnd"/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25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She loves books (the books have happy endings)</w:t>
        </w:r>
      </w:ins>
    </w:p>
    <w:p w:rsidR="00F6220B" w:rsidRPr="00F6220B" w:rsidRDefault="00F6220B" w:rsidP="00F6220B">
      <w:pPr>
        <w:pStyle w:val="ListParagraph"/>
        <w:rPr>
          <w:ins w:id="62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Which-&gt; n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27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They live in a city (the city is in the north of England)</w:t>
        </w:r>
      </w:ins>
    </w:p>
    <w:p w:rsidR="00F6220B" w:rsidRPr="00F6220B" w:rsidRDefault="00F6220B" w:rsidP="00F6220B">
      <w:pPr>
        <w:pStyle w:val="ListParagraph"/>
        <w:rPr>
          <w:ins w:id="62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Which -&gt; n not where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( adv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)</w:t>
      </w:r>
    </w:p>
    <w:p w:rsidR="008A4159" w:rsidRPr="00DB77C6" w:rsidRDefault="008A4159" w:rsidP="008A4159">
      <w:pPr>
        <w:rPr>
          <w:ins w:id="6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9) The man is in the garden (the man is wearing a blue jumper)</w:t>
        </w:r>
      </w:ins>
    </w:p>
    <w:p w:rsidR="00F6220B" w:rsidRDefault="00F6220B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   The man who 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31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girl works in a bank (the girl is from India)</w:t>
        </w:r>
      </w:ins>
    </w:p>
    <w:p w:rsidR="00F6220B" w:rsidRPr="00F6220B" w:rsidRDefault="00F6220B" w:rsidP="00F6220B">
      <w:pPr>
        <w:pStyle w:val="ListParagraph"/>
        <w:rPr>
          <w:ins w:id="63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girl works in a bank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33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My sister has three children (my sister lives in Australia)</w:t>
        </w:r>
      </w:ins>
    </w:p>
    <w:p w:rsidR="00F6220B" w:rsidRPr="00F6220B" w:rsidRDefault="00F6220B" w:rsidP="00F6220B">
      <w:pPr>
        <w:pStyle w:val="ListParagraph"/>
        <w:rPr>
          <w:ins w:id="63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My sister who has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35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waiter was rude (the waiter was wearing a blue shirt)</w:t>
        </w:r>
      </w:ins>
    </w:p>
    <w:p w:rsidR="00F6220B" w:rsidRPr="00F6220B" w:rsidRDefault="00F6220B" w:rsidP="00F6220B">
      <w:pPr>
        <w:pStyle w:val="ListParagraph"/>
        <w:rPr>
          <w:ins w:id="63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waiter who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37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money is in the kitchen (the money belongs to J)</w:t>
        </w:r>
      </w:ins>
    </w:p>
    <w:p w:rsidR="00F6220B" w:rsidRPr="00F6220B" w:rsidRDefault="00F6220B" w:rsidP="00F6220B">
      <w:pPr>
        <w:pStyle w:val="ListParagraph"/>
        <w:rPr>
          <w:ins w:id="63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money which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39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table got broken (the table was my grandmother's)</w:t>
        </w:r>
      </w:ins>
    </w:p>
    <w:p w:rsidR="00F6220B" w:rsidRPr="00F6220B" w:rsidRDefault="00F6220B" w:rsidP="00F6220B">
      <w:pPr>
        <w:pStyle w:val="ListParagraph"/>
        <w:rPr>
          <w:ins w:id="64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table which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41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television was stolen (the television was bought 20 years ago)</w:t>
        </w:r>
      </w:ins>
    </w:p>
    <w:p w:rsidR="00F6220B" w:rsidRPr="00F6220B" w:rsidRDefault="00F6220B" w:rsidP="00F6220B">
      <w:pPr>
        <w:pStyle w:val="ListParagraph"/>
        <w:rPr>
          <w:ins w:id="64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television which</w:t>
      </w:r>
    </w:p>
    <w:p w:rsidR="008A4159" w:rsidRPr="00DB77C6" w:rsidRDefault="008A4159" w:rsidP="008A4159">
      <w:pPr>
        <w:rPr>
          <w:ins w:id="6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16) The fruit is on the table (the fruit isn't fresh)</w:t>
        </w:r>
      </w:ins>
    </w:p>
    <w:p w:rsidR="00F6220B" w:rsidRDefault="00F6220B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fruit which</w:t>
      </w:r>
    </w:p>
    <w:p w:rsidR="008A4159" w:rsidRPr="00DB77C6" w:rsidRDefault="008A4159" w:rsidP="008A4159">
      <w:pPr>
        <w:rPr>
          <w:ins w:id="6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XIV. Add the phrase in brackets to the sentence using a relative clause. If it's possible, you should drop the relative pronoun:</w:t>
        </w:r>
      </w:ins>
    </w:p>
    <w:p w:rsidR="008A4159" w:rsidRDefault="008A4159" w:rsidP="00F622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47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 broke the tea cup (the plate was a Christmas present)</w:t>
        </w:r>
      </w:ins>
    </w:p>
    <w:p w:rsidR="00F6220B" w:rsidRPr="00F6220B" w:rsidRDefault="00F6220B" w:rsidP="00F6220B">
      <w:pPr>
        <w:pStyle w:val="ListParagraph"/>
        <w:rPr>
          <w:ins w:id="64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broke the tea cup which was Chirstmas present</w:t>
      </w:r>
    </w:p>
    <w:p w:rsidR="008A4159" w:rsidRPr="00F6220B" w:rsidRDefault="008A4159" w:rsidP="00F622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49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The police arrested the woman (I saw the woman steal a purse)</w:t>
        </w:r>
      </w:ins>
    </w:p>
    <w:p w:rsidR="00F6220B" w:rsidRPr="00F6220B" w:rsidRDefault="00F6220B" w:rsidP="00F6220B">
      <w:pPr>
        <w:pStyle w:val="ListParagraph"/>
        <w:rPr>
          <w:ins w:id="65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police arrested the woman whom I saw steal a purse</w:t>
      </w:r>
    </w:p>
    <w:p w:rsidR="008A4159" w:rsidRPr="00F91E31" w:rsidRDefault="008A4159" w:rsidP="00F91E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51" w:author="Unknown">
        <w:r w:rsidRPr="00F91E31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hotel manager fired the chef (we had met the chef)</w:t>
        </w:r>
      </w:ins>
    </w:p>
    <w:p w:rsidR="00F91E31" w:rsidRPr="00F91E31" w:rsidRDefault="00F91E31" w:rsidP="00F91E31">
      <w:pPr>
        <w:pStyle w:val="ListParagraph"/>
        <w:rPr>
          <w:ins w:id="65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hotel manager whom fired the chef we had met</w:t>
      </w:r>
    </w:p>
    <w:p w:rsidR="008A4159" w:rsidRPr="00F91E31" w:rsidRDefault="008A4159" w:rsidP="00F91E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53" w:author="Unknown">
        <w:r w:rsidRPr="00F91E31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She wrote to her friend (her friend lives in California)</w:t>
        </w:r>
      </w:ins>
    </w:p>
    <w:p w:rsidR="00F91E31" w:rsidRPr="00F91E31" w:rsidRDefault="00F91E31" w:rsidP="00F91E31">
      <w:pPr>
        <w:pStyle w:val="ListParagraph"/>
        <w:rPr>
          <w:ins w:id="65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She wrote to her friend who lives</w:t>
      </w:r>
    </w:p>
    <w:p w:rsidR="008A4159" w:rsidRPr="00F91E31" w:rsidRDefault="008A4159" w:rsidP="00F91E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55" w:author="Unknown">
        <w:r w:rsidRPr="00F91E31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Jill ate the burger (the sandwich had beef steak, tomato and cheese inside)</w:t>
        </w:r>
      </w:ins>
    </w:p>
    <w:p w:rsidR="00F91E31" w:rsidRPr="00F91E31" w:rsidRDefault="00F91E31" w:rsidP="00F91E31">
      <w:pPr>
        <w:pStyle w:val="ListParagraph"/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F91E31" w:rsidRPr="00F91E31" w:rsidRDefault="00F91E31" w:rsidP="00F91E31">
      <w:pPr>
        <w:pStyle w:val="ListParagraph"/>
        <w:rPr>
          <w:ins w:id="65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Jill ate the burger which had beef steak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,,,,</w:t>
      </w:r>
      <w:proofErr w:type="gramEnd"/>
    </w:p>
    <w:p w:rsidR="008A4159" w:rsidRPr="00F91E31" w:rsidRDefault="008A4159" w:rsidP="00F91E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57" w:author="Unknown">
        <w:r w:rsidRPr="00F91E31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Her friend lives in Switzerland (her friend is an engineer)</w:t>
        </w:r>
      </w:ins>
    </w:p>
    <w:p w:rsidR="00F91E31" w:rsidRPr="00F91E31" w:rsidRDefault="00F91E31" w:rsidP="00F91E31">
      <w:pPr>
        <w:pStyle w:val="ListParagraph"/>
        <w:rPr>
          <w:ins w:id="65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Her friend who lives in swizerland is an engineer </w:t>
      </w:r>
    </w:p>
    <w:p w:rsidR="008A4159" w:rsidRPr="00F91E31" w:rsidRDefault="008A4159" w:rsidP="00F91E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59" w:author="Unknown">
        <w:r w:rsidRPr="00F91E31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We called the secretary (I went to bank with the secretary)</w:t>
        </w:r>
      </w:ins>
    </w:p>
    <w:p w:rsidR="00F91E31" w:rsidRPr="00F91E31" w:rsidRDefault="00F91E31" w:rsidP="00F91E31">
      <w:pPr>
        <w:pStyle w:val="ListParagraph"/>
        <w:rPr>
          <w:ins w:id="66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We called the secretary whom./that/lb I went to bank with </w:t>
      </w:r>
    </w:p>
    <w:p w:rsidR="008A4159" w:rsidRPr="00DB77C6" w:rsidRDefault="008A4159" w:rsidP="008A4159">
      <w:pPr>
        <w:rPr>
          <w:ins w:id="6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8) The CD is in my schoolbag (the CD has Us-Uk music)</w:t>
        </w:r>
      </w:ins>
    </w:p>
    <w:p w:rsidR="00F91E31" w:rsidRDefault="00F91E31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cd which is in my schoolbag has us-uk music.</w:t>
      </w:r>
    </w:p>
    <w:p w:rsidR="008A4159" w:rsidRPr="00DB77C6" w:rsidRDefault="008A4159" w:rsidP="008A4159">
      <w:pPr>
        <w:rPr>
          <w:ins w:id="6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9) The book is very interesting (the book is about Korean culture)</w:t>
        </w:r>
      </w:ins>
    </w:p>
    <w:p w:rsidR="008A4159" w:rsidRPr="00DB77C6" w:rsidRDefault="008A4159" w:rsidP="008A4159">
      <w:pPr>
        <w:rPr>
          <w:ins w:id="6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 w:rsidRPr="00DB77C6">
        <w:rPr>
          <w:rFonts w:ascii="Times New Roman" w:hAnsi="Times New Roman" w:cs="Times New Roman"/>
          <w:noProof/>
          <w:color w:val="1D1B11" w:themeColor="background2" w:themeShade="1A"/>
          <w:sz w:val="24"/>
          <w:szCs w:val="24"/>
        </w:rPr>
        <mc:AlternateContent>
          <mc:Choice Requires="wps">
            <w:drawing>
              <wp:inline distT="0" distB="0" distL="0" distR="0" wp14:anchorId="5820F34E" wp14:editId="0322D00E">
                <wp:extent cx="304800" cy="304800"/>
                <wp:effectExtent l="0" t="0" r="0" b="0"/>
                <wp:docPr id="1" name="Rectangle 1" descr="VDO.AI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VDO.AI" href="https://vdo.ai/?utm_medium=video&amp;utm_term=vndoc.com&amp;utm_source=vdoai_logo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proofErr w:type="gramStart"/>
      <w:r w:rsidR="00F91E31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</w:t>
      </w:r>
      <w:proofErr w:type="gramEnd"/>
      <w:r w:rsidR="00F91E31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book which is very interesting is about Korean culture,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10) The bag was stolen (I bought the bag last weekend)</w:t>
        </w:r>
      </w:ins>
    </w:p>
    <w:p w:rsidR="00F91E31" w:rsidRDefault="00F91E31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F91E31" w:rsidRPr="00DB77C6" w:rsidRDefault="00F91E31" w:rsidP="008A4159">
      <w:pPr>
        <w:rPr>
          <w:ins w:id="6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bag which was stolen I bought last weekend </w:t>
      </w:r>
    </w:p>
    <w:p w:rsidR="008A4159" w:rsidRPr="00DB77C6" w:rsidRDefault="008A4159" w:rsidP="008A4159">
      <w:pPr>
        <w:rPr>
          <w:ins w:id="66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6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11) He likes action films (the films come from Hollywood)</w:t>
        </w:r>
      </w:ins>
    </w:p>
    <w:p w:rsidR="00F91E31" w:rsidRDefault="00F91E31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He likes action films which come from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hollywood</w:t>
      </w:r>
      <w:proofErr w:type="gramEnd"/>
    </w:p>
    <w:p w:rsidR="008A4159" w:rsidRPr="00DB77C6" w:rsidRDefault="008A4159" w:rsidP="008A4159">
      <w:pPr>
        <w:rPr>
          <w:ins w:id="67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7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12) My nephew broke the plate (I received the plate as a birthday present)</w:t>
        </w:r>
      </w:ins>
    </w:p>
    <w:p w:rsidR="00F91E31" w:rsidRDefault="00F91E31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My nephew broke the plate which I received as a birthday present</w:t>
      </w:r>
    </w:p>
    <w:p w:rsidR="008A4159" w:rsidRPr="00DB77C6" w:rsidRDefault="008A4159" w:rsidP="008A4159">
      <w:pPr>
        <w:rPr>
          <w:ins w:id="67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7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13) The chocolate was very old (we bought the chocolate last year)</w:t>
        </w:r>
      </w:ins>
    </w:p>
    <w:p w:rsidR="00F91E31" w:rsidRDefault="00F21CE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chocolate which was very old we bought last year</w:t>
      </w:r>
    </w:p>
    <w:p w:rsidR="008A4159" w:rsidRPr="00DB77C6" w:rsidRDefault="008A4159" w:rsidP="008A4159">
      <w:pPr>
        <w:rPr>
          <w:ins w:id="67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7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14) The TV programme was very funny (Luciay recommended the TV programme)</w:t>
        </w:r>
      </w:ins>
    </w:p>
    <w:p w:rsidR="00F91E31" w:rsidRDefault="00F21CE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tv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programme which was very funny luciay recommended</w:t>
      </w:r>
    </w:p>
    <w:p w:rsidR="008A4159" w:rsidRPr="00F21CE2" w:rsidRDefault="008A4159" w:rsidP="00F21C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76" w:author="Unknown">
        <w:r w:rsidRPr="00F21CE2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boy is on TV tonight (I met the boy yesterday)</w:t>
        </w:r>
      </w:ins>
    </w:p>
    <w:p w:rsidR="00F21CE2" w:rsidRPr="00F21CE2" w:rsidRDefault="00F21CE2" w:rsidP="00F21CE2">
      <w:pPr>
        <w:pStyle w:val="ListParagraph"/>
        <w:rPr>
          <w:ins w:id="6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boy whom is on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tv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tonight I met yesterday,</w:t>
      </w:r>
    </w:p>
    <w:p w:rsidR="00F91E31" w:rsidRDefault="00F91E31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8A4159" w:rsidRPr="00F21CE2" w:rsidRDefault="008A4159" w:rsidP="00F21C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78" w:author="Unknown">
        <w:r w:rsidRPr="00F21CE2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Lien found the money (I dropped the money)</w:t>
        </w:r>
      </w:ins>
    </w:p>
    <w:p w:rsidR="00F21CE2" w:rsidRPr="00F21CE2" w:rsidRDefault="00F21CE2" w:rsidP="00F21CE2">
      <w:pPr>
        <w:pStyle w:val="ListParagraph"/>
        <w:rPr>
          <w:ins w:id="6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Lien found the money which I dropped the money.</w:t>
      </w:r>
    </w:p>
    <w:p w:rsidR="008A4159" w:rsidRPr="00DB77C6" w:rsidRDefault="008A4159" w:rsidP="008A4159">
      <w:pPr>
        <w:rPr>
          <w:ins w:id="68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8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XV. Nối 2 câu sau thành 1 câu liền mạch.</w:t>
        </w:r>
      </w:ins>
    </w:p>
    <w:p w:rsidR="008A4159" w:rsidRPr="00DB77C6" w:rsidRDefault="008A4159" w:rsidP="008A4159">
      <w:pPr>
        <w:rPr>
          <w:ins w:id="68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8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Zoe is the girl. She phoned the police yesterday.</w:t>
        </w:r>
      </w:ins>
    </w:p>
    <w:p w:rsidR="00F21CE2" w:rsidRDefault="00F21CE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</w:t>
      </w:r>
      <w:proofErr w:type="gramEnd"/>
    </w:p>
    <w:p w:rsidR="008A4159" w:rsidRPr="00DB77C6" w:rsidRDefault="008A4159" w:rsidP="008A4159">
      <w:pPr>
        <w:rPr>
          <w:ins w:id="68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8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I buy a new dress. It is beautiful and fashionable.</w:t>
        </w:r>
      </w:ins>
    </w:p>
    <w:p w:rsidR="00F21CE2" w:rsidRDefault="00F21CE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proofErr w:type="gramEnd"/>
    </w:p>
    <w:p w:rsidR="008A4159" w:rsidRPr="00DB77C6" w:rsidRDefault="008A4159" w:rsidP="008A4159">
      <w:pPr>
        <w:rPr>
          <w:ins w:id="68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8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There is a woman is standing over there. It is my English teacher.</w:t>
        </w:r>
      </w:ins>
    </w:p>
    <w:p w:rsidR="00F21CE2" w:rsidRDefault="00F21CE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8A4159" w:rsidRPr="00DB77C6" w:rsidRDefault="008A4159" w:rsidP="008A4159">
      <w:pPr>
        <w:rPr>
          <w:ins w:id="68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8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</w:t>
        </w:r>
      </w:ins>
    </w:p>
    <w:p w:rsidR="008A4159" w:rsidRPr="00DB77C6" w:rsidRDefault="008A4159" w:rsidP="008A4159">
      <w:pPr>
        <w:rPr>
          <w:ins w:id="69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9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They interviewed the last student. It was Zoe.</w:t>
        </w:r>
      </w:ins>
    </w:p>
    <w:p w:rsidR="00F21CE2" w:rsidRDefault="00F21CE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They interviewed the last student who was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zoe</w:t>
      </w:r>
      <w:proofErr w:type="gramEnd"/>
    </w:p>
    <w:p w:rsidR="008A4159" w:rsidRPr="00DB77C6" w:rsidRDefault="008A4159" w:rsidP="008A4159">
      <w:pPr>
        <w:rPr>
          <w:ins w:id="69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9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___________________________________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Those are books. Jack has just bought them from the bookstore.</w:t>
        </w:r>
      </w:ins>
    </w:p>
    <w:p w:rsidR="00F21CE2" w:rsidRPr="00DB77C6" w:rsidRDefault="00F21CE2" w:rsidP="008A4159">
      <w:pPr>
        <w:rPr>
          <w:ins w:id="69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Those are books which jack has just bought from the bookstore.</w:t>
      </w:r>
    </w:p>
    <w:p w:rsidR="008A4159" w:rsidRPr="00DB77C6" w:rsidRDefault="008A4159" w:rsidP="008A4159">
      <w:pPr>
        <w:rPr>
          <w:ins w:id="69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9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___________________________________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Maldives is best known for foreign traveler. It has pleasant weather.</w:t>
        </w:r>
      </w:ins>
    </w:p>
    <w:p w:rsidR="00F21CE2" w:rsidRPr="00DB77C6" w:rsidRDefault="00F21CE2" w:rsidP="008A4159">
      <w:pPr>
        <w:rPr>
          <w:ins w:id="6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Maldives which is best know for foreign traveler has pleasant weather.</w:t>
      </w:r>
    </w:p>
    <w:p w:rsidR="008A4159" w:rsidRPr="00DB77C6" w:rsidRDefault="008A4159" w:rsidP="008A4159">
      <w:pPr>
        <w:rPr>
          <w:ins w:id="70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0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___________________________________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They had a pool. They could swim in.</w:t>
        </w:r>
      </w:ins>
    </w:p>
    <w:p w:rsidR="00F21CE2" w:rsidRPr="00DB77C6" w:rsidRDefault="00F21CE2" w:rsidP="008A4159">
      <w:pPr>
        <w:rPr>
          <w:ins w:id="7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They had a pool</w:t>
      </w:r>
      <w:r w:rsidR="009E05DD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which they could swim in.</w:t>
      </w: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</w:t>
      </w:r>
    </w:p>
    <w:p w:rsidR="008A4159" w:rsidRPr="00DB77C6" w:rsidRDefault="008A4159" w:rsidP="008A4159">
      <w:pPr>
        <w:rPr>
          <w:ins w:id="70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0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___________________________________</w:t>
        </w:r>
      </w:ins>
    </w:p>
    <w:p w:rsidR="008A4159" w:rsidRPr="00DB77C6" w:rsidRDefault="008A4159" w:rsidP="008A4159">
      <w:pPr>
        <w:rPr>
          <w:ins w:id="70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0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XVI. Fill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in :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WHOSE, WHO, WHY, WHERE, WHICH or WHOM</w:t>
        </w:r>
      </w:ins>
    </w:p>
    <w:p w:rsidR="008A4159" w:rsidRPr="00DB77C6" w:rsidRDefault="008A4159" w:rsidP="008A4159">
      <w:pPr>
        <w:rPr>
          <w:ins w:id="70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0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Last year my best friend, __</w:t>
        </w:r>
      </w:ins>
      <w:r w:rsidR="009E05DD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whose</w:t>
      </w:r>
      <w:ins w:id="7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_____name is Annie, invited me to stay with her during the summer holiday. Annie lives in Nancy, ___</w:t>
        </w:r>
      </w:ins>
      <w:r w:rsidR="009E05DD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71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____is a beautiful town in the eastern part of </w:t>
        </w:r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France. She has a big apartment __</w:t>
        </w:r>
      </w:ins>
      <w:r w:rsidR="009E05DD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7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_____overlooks the river. The school _______she works is very close to her </w:t>
        </w:r>
        <w:bookmarkStart w:id="713" w:name="_GoBack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apartment.</w:t>
        </w:r>
      </w:ins>
    </w:p>
    <w:p w:rsidR="008A4159" w:rsidRPr="00DB77C6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Annie studied French at university, _____</w:t>
        </w:r>
      </w:ins>
      <w:r w:rsidR="00985F8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71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__is the reason __</w:t>
        </w:r>
      </w:ins>
      <w:r w:rsidR="00985F8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why</w:t>
      </w:r>
      <w:ins w:id="7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_____she decided to live in France. She teaches English to students, most of ___</w:t>
        </w:r>
      </w:ins>
      <w:r w:rsidR="00985F8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that</w:t>
      </w:r>
      <w:ins w:id="71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____ are hoping to study in England and America and need to be able to speak English. I met some of Annie's students when I visited her. I also met her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boss,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_______ struck me as being a very nice man. He offered me a job in his school as soon as he found out that I was in the teaching business too. I decided to accept his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offer,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_______ is _______ I'm still here in Nancy.</w:t>
        </w:r>
      </w:ins>
    </w:p>
    <w:p w:rsidR="00DB77C6" w:rsidRPr="00DB77C6" w:rsidRDefault="00DB77C6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bookmarkEnd w:id="713"/>
    <w:p w:rsidR="00DB77C6" w:rsidRPr="00DB77C6" w:rsidRDefault="00DB77C6" w:rsidP="008A4159">
      <w:pPr>
        <w:rPr>
          <w:ins w:id="71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8A4159" w:rsidRPr="00DB77C6" w:rsidRDefault="008A4159" w:rsidP="008A4159">
      <w:pPr>
        <w:rPr>
          <w:ins w:id="7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ĐÁP ÁN</w:t>
        </w:r>
      </w:ins>
    </w:p>
    <w:p w:rsidR="008A4159" w:rsidRPr="00DB77C6" w:rsidRDefault="008A4159" w:rsidP="008A4159">
      <w:pPr>
        <w:rPr>
          <w:ins w:id="7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I. Fill in the blanks with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WHO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, WHICH or THAT:</w:t>
        </w:r>
      </w:ins>
    </w:p>
    <w:p w:rsidR="008A4159" w:rsidRPr="00DB77C6" w:rsidRDefault="008A4159" w:rsidP="008A4159">
      <w:pPr>
        <w:rPr>
          <w:ins w:id="7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men ___who___ lives next-door are English.</w:t>
        </w:r>
      </w:ins>
    </w:p>
    <w:p w:rsidR="008A4159" w:rsidRPr="00DB77C6" w:rsidRDefault="008A4159" w:rsidP="008A4159">
      <w:pPr>
        <w:rPr>
          <w:ins w:id="7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 dictionary ___which___ you gave me is very good.</w:t>
        </w:r>
      </w:ins>
    </w:p>
    <w:p w:rsidR="008A4159" w:rsidRPr="00DB77C6" w:rsidRDefault="008A4159" w:rsidP="008A4159">
      <w:pPr>
        <w:rPr>
          <w:ins w:id="7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3. Do you know the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girls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___who___ are standing outside the church?</w:t>
        </w:r>
      </w:ins>
    </w:p>
    <w:p w:rsidR="008A4159" w:rsidRPr="00DB77C6" w:rsidRDefault="008A4159" w:rsidP="008A4159">
      <w:pPr>
        <w:rPr>
          <w:ins w:id="7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The police are looking for the thieve ___who___ got into my house last night.</w:t>
        </w:r>
      </w:ins>
    </w:p>
    <w:p w:rsidR="008A4159" w:rsidRPr="00DB77C6" w:rsidRDefault="008A4159" w:rsidP="008A4159">
      <w:pPr>
        <w:rPr>
          <w:ins w:id="7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The chocolate ___which___ you like comes from the United States.</w:t>
        </w:r>
      </w:ins>
    </w:p>
    <w:p w:rsidR="008A4159" w:rsidRPr="00DB77C6" w:rsidRDefault="008A4159" w:rsidP="008A4159">
      <w:pPr>
        <w:rPr>
          <w:ins w:id="7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I have lost the necklace ___which___ my mother gave me on my birthday.</w:t>
        </w:r>
      </w:ins>
    </w:p>
    <w:p w:rsidR="008A4159" w:rsidRPr="00DB77C6" w:rsidRDefault="008A4159" w:rsidP="008A4159">
      <w:pPr>
        <w:rPr>
          <w:ins w:id="7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A burglar is someone ___that___ breaks into a house and steals things.</w:t>
        </w:r>
      </w:ins>
    </w:p>
    <w:p w:rsidR="008A4159" w:rsidRPr="00DB77C6" w:rsidRDefault="008A4159" w:rsidP="008A4159">
      <w:pPr>
        <w:rPr>
          <w:ins w:id="7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Buses ___that___ go to the airport run every half hour.</w:t>
        </w:r>
      </w:ins>
    </w:p>
    <w:p w:rsidR="008A4159" w:rsidRPr="00DB77C6" w:rsidRDefault="008A4159" w:rsidP="008A4159">
      <w:pPr>
        <w:rPr>
          <w:ins w:id="7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I can't find the key ___which___ opens this door.</w:t>
        </w:r>
      </w:ins>
    </w:p>
    <w:p w:rsidR="008A4159" w:rsidRPr="00DB77C6" w:rsidRDefault="008A4159" w:rsidP="008A4159">
      <w:pPr>
        <w:rPr>
          <w:ins w:id="7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I gave you a book ___which___ had many pictures.</w:t>
        </w:r>
      </w:ins>
    </w:p>
    <w:p w:rsidR="008A4159" w:rsidRPr="00DB77C6" w:rsidRDefault="008A4159" w:rsidP="008A4159">
      <w:pPr>
        <w:rPr>
          <w:ins w:id="7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I don't like the boy ___who___ Sue is going out with.</w:t>
        </w:r>
      </w:ins>
    </w:p>
    <w:p w:rsidR="008A4159" w:rsidRPr="00DB77C6" w:rsidRDefault="008A4159" w:rsidP="008A4159">
      <w:pPr>
        <w:rPr>
          <w:ins w:id="7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12. Did you see the beautiful dress ___which___ she wore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yesterday.</w:t>
        </w:r>
        <w:proofErr w:type="gramEnd"/>
      </w:ins>
    </w:p>
    <w:p w:rsidR="008A4159" w:rsidRPr="00DB77C6" w:rsidRDefault="008A4159" w:rsidP="008A4159">
      <w:pPr>
        <w:rPr>
          <w:ins w:id="7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13. The man ___whom___ she is going to marry is very rich.</w:t>
        </w:r>
      </w:ins>
    </w:p>
    <w:p w:rsidR="008A4159" w:rsidRPr="00DB77C6" w:rsidRDefault="008A4159" w:rsidP="008A4159">
      <w:pPr>
        <w:rPr>
          <w:ins w:id="7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This is the bank ___which___ was robbed yesterday.</w:t>
        </w:r>
      </w:ins>
    </w:p>
    <w:p w:rsidR="008A4159" w:rsidRPr="00DB77C6" w:rsidRDefault="008A4159" w:rsidP="008A4159">
      <w:pPr>
        <w:rPr>
          <w:ins w:id="7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He wore a mask ___which___ made him look like Mickey Mouse.</w:t>
        </w:r>
      </w:ins>
    </w:p>
    <w:p w:rsidR="008A4159" w:rsidRPr="00DB77C6" w:rsidRDefault="008A4159" w:rsidP="008A4159">
      <w:pPr>
        <w:rPr>
          <w:ins w:id="7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 xml:space="preserve">II. Fill in the blanks with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WHO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, WHICH or WHOSE:</w:t>
        </w:r>
      </w:ins>
    </w:p>
    <w:p w:rsidR="008A4159" w:rsidRPr="00DB77C6" w:rsidRDefault="008A4159" w:rsidP="008A4159">
      <w:pPr>
        <w:rPr>
          <w:ins w:id="7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He arrived with a friend ___who___ waited outside in the car.</w:t>
        </w:r>
      </w:ins>
    </w:p>
    <w:p w:rsidR="008A4159" w:rsidRPr="00DB77C6" w:rsidRDefault="008A4159" w:rsidP="008A4159">
      <w:pPr>
        <w:rPr>
          <w:ins w:id="7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 man ___whose___ mobile was ringing did not know what to do.</w:t>
        </w:r>
      </w:ins>
    </w:p>
    <w:p w:rsidR="008A4159" w:rsidRPr="00DB77C6" w:rsidRDefault="008A4159" w:rsidP="008A4159">
      <w:pPr>
        <w:rPr>
          <w:ins w:id="7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The car ___which___ the robbers escaped in was a BMW.</w:t>
        </w:r>
      </w:ins>
    </w:p>
    <w:p w:rsidR="008A4159" w:rsidRPr="00DB77C6" w:rsidRDefault="008A4159" w:rsidP="008A4159">
      <w:pPr>
        <w:rPr>
          <w:ins w:id="7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The woman ___whose___ daughter was crying tried to calm her down.</w:t>
        </w:r>
      </w:ins>
    </w:p>
    <w:p w:rsidR="008A4159" w:rsidRPr="00DB77C6" w:rsidRDefault="008A4159" w:rsidP="008A4159">
      <w:pPr>
        <w:rPr>
          <w:ins w:id="7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The postman ___who___ works in the village is very old.</w:t>
        </w:r>
      </w:ins>
    </w:p>
    <w:p w:rsidR="008A4159" w:rsidRPr="00DB77C6" w:rsidRDefault="008A4159" w:rsidP="008A4159">
      <w:pPr>
        <w:rPr>
          <w:ins w:id="7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family ___whose___ car was stolen last week is the Smiths.</w:t>
        </w:r>
      </w:ins>
    </w:p>
    <w:p w:rsidR="008A4159" w:rsidRPr="00DB77C6" w:rsidRDefault="008A4159" w:rsidP="008A4159">
      <w:pPr>
        <w:rPr>
          <w:ins w:id="7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 cowboy ___who___ is wearing a red shirt looks very funny.</w:t>
        </w:r>
      </w:ins>
    </w:p>
    <w:p w:rsidR="008A4159" w:rsidRPr="00DB77C6" w:rsidRDefault="008A4159" w:rsidP="008A4159">
      <w:pPr>
        <w:rPr>
          <w:ins w:id="7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A bus is a big car ___which___ carries lots of people.</w:t>
        </w:r>
      </w:ins>
    </w:p>
    <w:p w:rsidR="008A4159" w:rsidRPr="00DB77C6" w:rsidRDefault="008A4159" w:rsidP="008A4159">
      <w:pPr>
        <w:rPr>
          <w:ins w:id="7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The volunteers, ___whose___ enthusiasm was obvious, finished the work quickly.</w:t>
        </w:r>
      </w:ins>
    </w:p>
    <w:p w:rsidR="008A4159" w:rsidRPr="00DB77C6" w:rsidRDefault="008A4159" w:rsidP="008A4159">
      <w:pPr>
        <w:rPr>
          <w:ins w:id="7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Children ___who___ like music are often good at mathematics.</w:t>
        </w:r>
      </w:ins>
    </w:p>
    <w:p w:rsidR="008A4159" w:rsidRPr="00DB77C6" w:rsidRDefault="008A4159" w:rsidP="008A4159">
      <w:pPr>
        <w:rPr>
          <w:ins w:id="7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The engineers ___who___ designed the building received an award.</w:t>
        </w:r>
      </w:ins>
    </w:p>
    <w:p w:rsidR="008A4159" w:rsidRPr="00DB77C6" w:rsidRDefault="008A4159" w:rsidP="008A4159">
      <w:pPr>
        <w:rPr>
          <w:ins w:id="7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7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 girl ___who___ recited the poem is my niece.</w:t>
        </w:r>
      </w:ins>
    </w:p>
    <w:p w:rsidR="008A4159" w:rsidRPr="00DB77C6" w:rsidRDefault="008A4159" w:rsidP="008A4159">
      <w:pPr>
        <w:rPr>
          <w:ins w:id="7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13. The townspeople, ___whose___ pride in their community is well-known, raised enough money to build a new town hall.</w:t>
        </w:r>
      </w:ins>
    </w:p>
    <w:p w:rsidR="008A4159" w:rsidRPr="00DB77C6" w:rsidRDefault="008A4159" w:rsidP="008A4159">
      <w:pPr>
        <w:rPr>
          <w:ins w:id="7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The Pacific Ocean, ___which___ might have been crossed by raft during the Stone Age, is the world's largest ocean.</w:t>
        </w:r>
      </w:ins>
    </w:p>
    <w:p w:rsidR="008A4159" w:rsidRPr="00DB77C6" w:rsidRDefault="008A4159" w:rsidP="008A4159">
      <w:pPr>
        <w:rPr>
          <w:ins w:id="7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The newspaper to ____which___ we subscribe is delivered regularly.</w:t>
        </w:r>
      </w:ins>
    </w:p>
    <w:p w:rsidR="008A4159" w:rsidRPr="00DB77C6" w:rsidRDefault="008A4159" w:rsidP="008A4159">
      <w:pPr>
        <w:rPr>
          <w:ins w:id="7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III. Put who/ whom/which/ where/ that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,…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in the blanks</w:t>
        </w:r>
      </w:ins>
    </w:p>
    <w:p w:rsidR="008A4159" w:rsidRPr="00DB77C6" w:rsidRDefault="008A4159" w:rsidP="008A4159">
      <w:pPr>
        <w:rPr>
          <w:ins w:id="7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parents thanked the woman _who/that___had saved their son</w:t>
        </w:r>
      </w:ins>
    </w:p>
    <w:p w:rsidR="008A4159" w:rsidRPr="00DB77C6" w:rsidRDefault="008A4159" w:rsidP="008A4159">
      <w:pPr>
        <w:rPr>
          <w:ins w:id="7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 factory _which/that____closed last week had been there for many years</w:t>
        </w:r>
      </w:ins>
    </w:p>
    <w:p w:rsidR="008A4159" w:rsidRPr="00DB77C6" w:rsidRDefault="008A4159" w:rsidP="008A4159">
      <w:pPr>
        <w:rPr>
          <w:ins w:id="7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Two men, neither of __whom___I had been before, came into my office.</w:t>
        </w:r>
      </w:ins>
    </w:p>
    <w:p w:rsidR="008A4159" w:rsidRPr="00DB77C6" w:rsidRDefault="008A4159" w:rsidP="008A4159">
      <w:pPr>
        <w:rPr>
          <w:ins w:id="7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I like the ice-cream __that/which__they sell in that shop</w:t>
        </w:r>
      </w:ins>
    </w:p>
    <w:p w:rsidR="008A4159" w:rsidRPr="00DB77C6" w:rsidRDefault="008A4159" w:rsidP="008A4159">
      <w:pPr>
        <w:rPr>
          <w:ins w:id="79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He ate the food __that/which___ no one else wanted</w:t>
        </w:r>
      </w:ins>
    </w:p>
    <w:p w:rsidR="008A4159" w:rsidRPr="00DB77C6" w:rsidRDefault="008A4159" w:rsidP="008A4159">
      <w:pPr>
        <w:rPr>
          <w:ins w:id="7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John has got a new mobile phone _that/which___ takes photos</w:t>
        </w:r>
      </w:ins>
    </w:p>
    <w:p w:rsidR="008A4159" w:rsidRPr="00DB77C6" w:rsidRDefault="008A4159" w:rsidP="008A4159">
      <w:pPr>
        <w:rPr>
          <w:ins w:id="7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 village __where___ I ran out of petrol didn’t have a petrol station</w:t>
        </w:r>
      </w:ins>
    </w:p>
    <w:p w:rsidR="008A4159" w:rsidRPr="00DB77C6" w:rsidRDefault="008A4159" w:rsidP="008A4159">
      <w:pPr>
        <w:rPr>
          <w:ins w:id="8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8. The job for _which____she has applied is in London</w:t>
        </w:r>
      </w:ins>
    </w:p>
    <w:p w:rsidR="008A4159" w:rsidRPr="00DB77C6" w:rsidRDefault="008A4159" w:rsidP="008A4159">
      <w:pPr>
        <w:rPr>
          <w:ins w:id="8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John sold his computer, __which___he no longer need, to his cousin</w:t>
        </w:r>
      </w:ins>
    </w:p>
    <w:p w:rsidR="008A4159" w:rsidRPr="00DB77C6" w:rsidRDefault="008A4159" w:rsidP="008A4159">
      <w:pPr>
        <w:rPr>
          <w:ins w:id="8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10. Teddy has two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cars,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one of __which__ is very expensive.</w:t>
        </w:r>
      </w:ins>
    </w:p>
    <w:p w:rsidR="008A4159" w:rsidRPr="00DB77C6" w:rsidRDefault="008A4159" w:rsidP="008A4159">
      <w:pPr>
        <w:rPr>
          <w:ins w:id="80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0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IV. Combine These Pairs Of Sentences Using Relative Pronouns:</w:t>
        </w:r>
      </w:ins>
    </w:p>
    <w:p w:rsidR="008A4159" w:rsidRPr="00DB77C6" w:rsidRDefault="008A4159" w:rsidP="008A4159">
      <w:pPr>
        <w:rPr>
          <w:ins w:id="8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first boy who knows the truth has just moved.</w:t>
        </w:r>
      </w:ins>
    </w:p>
    <w:p w:rsidR="008A4159" w:rsidRPr="00DB77C6" w:rsidRDefault="008A4159" w:rsidP="008A4159">
      <w:pPr>
        <w:rPr>
          <w:ins w:id="8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I don't remember the man whom you said you met at the canteen last week.</w:t>
        </w:r>
      </w:ins>
    </w:p>
    <w:p w:rsidR="008A4159" w:rsidRPr="00DB77C6" w:rsidRDefault="008A4159" w:rsidP="008A4159">
      <w:pPr>
        <w:rPr>
          <w:ins w:id="8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3. The only thing which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make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me worried is how to go home.</w:t>
        </w:r>
      </w:ins>
    </w:p>
    <w:p w:rsidR="008A4159" w:rsidRPr="00DB77C6" w:rsidRDefault="008A4159" w:rsidP="008A4159">
      <w:pPr>
        <w:rPr>
          <w:ins w:id="8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4.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most beautiful girl, whose long hair I like very much, lives in this city.</w:t>
        </w:r>
      </w:ins>
    </w:p>
    <w:p w:rsidR="008A4159" w:rsidRPr="00DB77C6" w:rsidRDefault="008A4159" w:rsidP="008A4159">
      <w:pPr>
        <w:rPr>
          <w:ins w:id="8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The man whom I met at the bar yesterday was Tom.</w:t>
        </w:r>
      </w:ins>
    </w:p>
    <w:p w:rsidR="008A4159" w:rsidRPr="00DB77C6" w:rsidRDefault="008A4159" w:rsidP="008A4159">
      <w:pPr>
        <w:rPr>
          <w:ins w:id="8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children often go swimming on Sundays when they have much free time.</w:t>
        </w:r>
      </w:ins>
    </w:p>
    <w:p w:rsidR="008A4159" w:rsidRPr="00DB77C6" w:rsidRDefault="008A4159" w:rsidP="008A4159">
      <w:pPr>
        <w:rPr>
          <w:ins w:id="8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They're looking for the man and his dog that have lost the way in the forest.</w:t>
        </w:r>
      </w:ins>
    </w:p>
    <w:p w:rsidR="008A4159" w:rsidRPr="00DB77C6" w:rsidRDefault="008A4159" w:rsidP="008A4159">
      <w:pPr>
        <w:rPr>
          <w:ins w:id="8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tree which stands near the gate of my house has lovely flowers.</w:t>
        </w:r>
      </w:ins>
    </w:p>
    <w:p w:rsidR="008A4159" w:rsidRPr="00DB77C6" w:rsidRDefault="008A4159" w:rsidP="008A4159">
      <w:pPr>
        <w:rPr>
          <w:ins w:id="8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My wife, whom you were speaking to, wants you to come to dinner.</w:t>
        </w:r>
      </w:ins>
    </w:p>
    <w:p w:rsidR="008A4159" w:rsidRPr="00DB77C6" w:rsidRDefault="008A4159" w:rsidP="008A4159">
      <w:pPr>
        <w:rPr>
          <w:ins w:id="8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I want to talk to the last man who has just returned from the farm.</w:t>
        </w:r>
      </w:ins>
    </w:p>
    <w:p w:rsidR="008A4159" w:rsidRPr="00DB77C6" w:rsidRDefault="008A4159" w:rsidP="008A4159">
      <w:pPr>
        <w:rPr>
          <w:ins w:id="8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The students whose report are very valuable will be awarded the present.</w:t>
        </w:r>
      </w:ins>
    </w:p>
    <w:p w:rsidR="008A4159" w:rsidRPr="00DB77C6" w:rsidRDefault="008A4159" w:rsidP="008A4159">
      <w:pPr>
        <w:rPr>
          <w:ins w:id="8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 book which I was reading yesterday was a lovely story.</w:t>
        </w:r>
      </w:ins>
    </w:p>
    <w:p w:rsidR="008A4159" w:rsidRPr="00DB77C6" w:rsidRDefault="008A4159" w:rsidP="008A4159">
      <w:pPr>
        <w:rPr>
          <w:ins w:id="8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13. The botanist will never forget the day when he found a strange plant.</w:t>
        </w:r>
      </w:ins>
    </w:p>
    <w:p w:rsidR="008A4159" w:rsidRPr="00DB77C6" w:rsidRDefault="008A4159" w:rsidP="008A4159">
      <w:pPr>
        <w:rPr>
          <w:ins w:id="8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The person who looked for you three hours ago is phoning you.</w:t>
        </w:r>
      </w:ins>
    </w:p>
    <w:p w:rsidR="008A4159" w:rsidRPr="00DB77C6" w:rsidRDefault="008A4159" w:rsidP="008A4159">
      <w:pPr>
        <w:rPr>
          <w:ins w:id="8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The man whose daughter is fond of dancing works for my father's company.</w:t>
        </w:r>
      </w:ins>
    </w:p>
    <w:p w:rsidR="008A4159" w:rsidRPr="00DB77C6" w:rsidRDefault="008A4159" w:rsidP="008A4159">
      <w:pPr>
        <w:rPr>
          <w:ins w:id="8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V. Rewrite the following sentences by using relative clauses</w:t>
        </w:r>
      </w:ins>
    </w:p>
    <w:p w:rsidR="008A4159" w:rsidRPr="00DB77C6" w:rsidRDefault="008A4159" w:rsidP="008A4159">
      <w:pPr>
        <w:rPr>
          <w:ins w:id="8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He worked for a woman who used to be an artist.</w:t>
        </w:r>
      </w:ins>
    </w:p>
    <w:p w:rsidR="008A4159" w:rsidRPr="00DB77C6" w:rsidRDefault="008A4159" w:rsidP="008A4159">
      <w:pPr>
        <w:rPr>
          <w:ins w:id="8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They called a doctor who lived nearby.</w:t>
        </w:r>
      </w:ins>
    </w:p>
    <w:p w:rsidR="008A4159" w:rsidRPr="00DB77C6" w:rsidRDefault="008A4159" w:rsidP="008A4159">
      <w:pPr>
        <w:rPr>
          <w:ins w:id="8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I wrote an email to my sister who lives in Italy.</w:t>
        </w:r>
      </w:ins>
    </w:p>
    <w:p w:rsidR="008A4159" w:rsidRPr="00DB77C6" w:rsidRDefault="008A4159" w:rsidP="008A4159">
      <w:pPr>
        <w:rPr>
          <w:ins w:id="8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Linh liked the waiter who was very friendly.</w:t>
        </w:r>
      </w:ins>
    </w:p>
    <w:p w:rsidR="008A4159" w:rsidRPr="00DB77C6" w:rsidRDefault="008A4159" w:rsidP="008A4159">
      <w:pPr>
        <w:rPr>
          <w:ins w:id="8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We broke a car that belonged to my uncle.</w:t>
        </w:r>
      </w:ins>
    </w:p>
    <w:p w:rsidR="008A4159" w:rsidRPr="00DB77C6" w:rsidRDefault="008A4159" w:rsidP="008A4159">
      <w:pPr>
        <w:rPr>
          <w:ins w:id="8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6. Ba dropped a cup which was new.</w:t>
        </w:r>
      </w:ins>
    </w:p>
    <w:p w:rsidR="008A4159" w:rsidRPr="00DB77C6" w:rsidRDefault="008A4159" w:rsidP="008A4159">
      <w:pPr>
        <w:rPr>
          <w:ins w:id="8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Nam loves books that have happy endings.</w:t>
        </w:r>
      </w:ins>
    </w:p>
    <w:p w:rsidR="008A4159" w:rsidRPr="00DB77C6" w:rsidRDefault="008A4159" w:rsidP="008A4159">
      <w:pPr>
        <w:rPr>
          <w:ins w:id="8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I live in a city that is in the north of Vietnam.</w:t>
        </w:r>
      </w:ins>
    </w:p>
    <w:p w:rsidR="008A4159" w:rsidRPr="00DB77C6" w:rsidRDefault="008A4159" w:rsidP="008A4159">
      <w:pPr>
        <w:rPr>
          <w:ins w:id="8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The man who is wearing a blue hat is in the class.</w:t>
        </w:r>
      </w:ins>
    </w:p>
    <w:p w:rsidR="008A4159" w:rsidRPr="00DB77C6" w:rsidRDefault="008A4159" w:rsidP="008A4159">
      <w:pPr>
        <w:rPr>
          <w:ins w:id="8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The woman who is from India works in a hospital.</w:t>
        </w:r>
      </w:ins>
    </w:p>
    <w:p w:rsidR="008A4159" w:rsidRPr="00DB77C6" w:rsidRDefault="008A4159" w:rsidP="008A4159">
      <w:pPr>
        <w:rPr>
          <w:ins w:id="8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My sister who lives in Japan has four sons.</w:t>
        </w:r>
      </w:ins>
    </w:p>
    <w:p w:rsidR="008A4159" w:rsidRPr="00DB77C6" w:rsidRDefault="008A4159" w:rsidP="008A4159">
      <w:pPr>
        <w:rPr>
          <w:ins w:id="8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 man who was wearing a red shirt was rude.</w:t>
        </w:r>
      </w:ins>
    </w:p>
    <w:p w:rsidR="008A4159" w:rsidRPr="00DB77C6" w:rsidRDefault="008A4159" w:rsidP="008A4159">
      <w:pPr>
        <w:rPr>
          <w:ins w:id="8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13. The phone that belongs to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An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is on the table.</w:t>
        </w:r>
      </w:ins>
    </w:p>
    <w:p w:rsidR="008A4159" w:rsidRPr="00DB77C6" w:rsidRDefault="008A4159" w:rsidP="008A4159">
      <w:pPr>
        <w:rPr>
          <w:ins w:id="8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The TV that was my grandfather’s got broken.</w:t>
        </w:r>
      </w:ins>
    </w:p>
    <w:p w:rsidR="008A4159" w:rsidRPr="00DB77C6" w:rsidRDefault="008A4159" w:rsidP="008A4159">
      <w:pPr>
        <w:rPr>
          <w:ins w:id="8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The radio that was bought 35 years ago was stolen.</w:t>
        </w:r>
      </w:ins>
    </w:p>
    <w:p w:rsidR="008A4159" w:rsidRPr="00DB77C6" w:rsidRDefault="008A4159" w:rsidP="008A4159">
      <w:pPr>
        <w:rPr>
          <w:ins w:id="8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16. The girl who gave Binh his phone is his daughter.</w:t>
        </w:r>
      </w:ins>
    </w:p>
    <w:p w:rsidR="008A4159" w:rsidRPr="00DB77C6" w:rsidRDefault="008A4159" w:rsidP="008A4159">
      <w:pPr>
        <w:rPr>
          <w:ins w:id="8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17. This is the laptop which my mother has just bought.</w:t>
        </w:r>
      </w:ins>
    </w:p>
    <w:p w:rsidR="008A4159" w:rsidRPr="00DB77C6" w:rsidRDefault="008A4159" w:rsidP="008A4159">
      <w:pPr>
        <w:rPr>
          <w:ins w:id="8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18. That’s the man whose car is a Ferrari.</w:t>
        </w:r>
      </w:ins>
    </w:p>
    <w:p w:rsidR="008A4159" w:rsidRPr="00DB77C6" w:rsidRDefault="008A4159" w:rsidP="008A4159">
      <w:pPr>
        <w:rPr>
          <w:ins w:id="8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7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19. I know the woman who lives upstairs.</w:t>
        </w:r>
      </w:ins>
    </w:p>
    <w:p w:rsidR="008A4159" w:rsidRPr="00DB77C6" w:rsidRDefault="008A4159" w:rsidP="008A4159">
      <w:pPr>
        <w:rPr>
          <w:ins w:id="8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20.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It’s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the dog that I always talk to at night.</w:t>
        </w:r>
      </w:ins>
    </w:p>
    <w:p w:rsidR="008A4159" w:rsidRPr="00DB77C6" w:rsidRDefault="008A4159" w:rsidP="008A4159">
      <w:pPr>
        <w:rPr>
          <w:ins w:id="8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21. She opened the cupboard where she kept her best glasses.</w:t>
        </w:r>
      </w:ins>
    </w:p>
    <w:p w:rsidR="008A4159" w:rsidRPr="00DB77C6" w:rsidRDefault="008A4159" w:rsidP="008A4159">
      <w:pPr>
        <w:rPr>
          <w:ins w:id="8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22. This is the house where General Giap lived.</w:t>
        </w:r>
      </w:ins>
    </w:p>
    <w:p w:rsidR="008A4159" w:rsidRPr="00DB77C6" w:rsidRDefault="008A4159" w:rsidP="008A4159">
      <w:pPr>
        <w:rPr>
          <w:ins w:id="8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23. The flight that we were going to take was canceled.</w:t>
        </w:r>
      </w:ins>
    </w:p>
    <w:p w:rsidR="008A4159" w:rsidRPr="00DB77C6" w:rsidRDefault="008A4159" w:rsidP="008A4159">
      <w:pPr>
        <w:rPr>
          <w:ins w:id="8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24. The lady that I saw in the shop was Vicki Zhao.</w:t>
        </w:r>
      </w:ins>
    </w:p>
    <w:p w:rsidR="008A4159" w:rsidRPr="00DB77C6" w:rsidRDefault="008A4159" w:rsidP="008A4159">
      <w:pPr>
        <w:rPr>
          <w:ins w:id="8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25. The man whose dog is sick is a director.</w:t>
        </w:r>
      </w:ins>
    </w:p>
    <w:p w:rsidR="008A4159" w:rsidRPr="00DB77C6" w:rsidRDefault="008A4159" w:rsidP="008A4159">
      <w:pPr>
        <w:rPr>
          <w:ins w:id="8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26. The violin that is missing was my birthday present.</w:t>
        </w:r>
      </w:ins>
    </w:p>
    <w:p w:rsidR="008A4159" w:rsidRPr="00DB77C6" w:rsidRDefault="008A4159" w:rsidP="008A4159">
      <w:pPr>
        <w:rPr>
          <w:ins w:id="8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27. I’ve just reread the book which I first learned English from.</w:t>
        </w:r>
      </w:ins>
    </w:p>
    <w:p w:rsidR="008A4159" w:rsidRPr="00DB77C6" w:rsidRDefault="008A4159" w:rsidP="008A4159">
      <w:pPr>
        <w:rPr>
          <w:ins w:id="89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28. The police officer has just arrested the man who robbed the bank.</w:t>
        </w:r>
      </w:ins>
    </w:p>
    <w:p w:rsidR="008A4159" w:rsidRPr="00DB77C6" w:rsidRDefault="008A4159" w:rsidP="008A4159">
      <w:pPr>
        <w:rPr>
          <w:ins w:id="8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29. These are the shoes that I bought in HCMC.</w:t>
        </w:r>
      </w:ins>
    </w:p>
    <w:p w:rsidR="008A4159" w:rsidRPr="00DB77C6" w:rsidRDefault="008A4159" w:rsidP="008A4159">
      <w:pPr>
        <w:rPr>
          <w:ins w:id="8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VI. Combine two sentences by using reduced relative clauses</w:t>
        </w:r>
      </w:ins>
    </w:p>
    <w:p w:rsidR="008A4159" w:rsidRPr="00DB77C6" w:rsidRDefault="008A4159" w:rsidP="008A4159">
      <w:pPr>
        <w:rPr>
          <w:ins w:id="9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1. She bought the car her father had recommended.</w:t>
        </w:r>
      </w:ins>
    </w:p>
    <w:p w:rsidR="008A4159" w:rsidRPr="00DB77C6" w:rsidRDefault="008A4159" w:rsidP="008A4159">
      <w:pPr>
        <w:rPr>
          <w:ins w:id="9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He lost the pen I had given him.</w:t>
        </w:r>
      </w:ins>
    </w:p>
    <w:p w:rsidR="008A4159" w:rsidRPr="00DB77C6" w:rsidRDefault="008A4159" w:rsidP="008A4159">
      <w:pPr>
        <w:rPr>
          <w:ins w:id="9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We called the delivery company Nga often uses.</w:t>
        </w:r>
      </w:ins>
    </w:p>
    <w:p w:rsidR="008A4159" w:rsidRPr="00DB77C6" w:rsidRDefault="008A4159" w:rsidP="008A4159">
      <w:pPr>
        <w:rPr>
          <w:ins w:id="90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0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Lam met a girl I used to employ.</w:t>
        </w:r>
      </w:ins>
    </w:p>
    <w:p w:rsidR="008A4159" w:rsidRPr="00DB77C6" w:rsidRDefault="008A4159" w:rsidP="008A4159">
      <w:pPr>
        <w:rPr>
          <w:ins w:id="9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Chi called the lawyer my mother knows.</w:t>
        </w:r>
      </w:ins>
    </w:p>
    <w:p w:rsidR="008A4159" w:rsidRPr="00DB77C6" w:rsidRDefault="008A4159" w:rsidP="008A4159">
      <w:pPr>
        <w:rPr>
          <w:ins w:id="9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He brought a woman I worked with last year.</w:t>
        </w:r>
      </w:ins>
    </w:p>
    <w:p w:rsidR="008A4159" w:rsidRPr="00DB77C6" w:rsidRDefault="008A4159" w:rsidP="008A4159">
      <w:pPr>
        <w:rPr>
          <w:ins w:id="9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We employed the pianist Hai introduced.</w:t>
        </w:r>
      </w:ins>
    </w:p>
    <w:p w:rsidR="008A4159" w:rsidRPr="00DB77C6" w:rsidRDefault="008A4159" w:rsidP="008A4159">
      <w:pPr>
        <w:rPr>
          <w:ins w:id="9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cake I bought is on the table.</w:t>
        </w:r>
      </w:ins>
    </w:p>
    <w:p w:rsidR="008A4159" w:rsidRPr="00DB77C6" w:rsidRDefault="008A4159" w:rsidP="008A4159">
      <w:pPr>
        <w:rPr>
          <w:ins w:id="9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9. The wallet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An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found under the chair belongs to Lan.</w:t>
        </w:r>
      </w:ins>
    </w:p>
    <w:p w:rsidR="008A4159" w:rsidRPr="00DB77C6" w:rsidRDefault="008A4159" w:rsidP="008A4159">
      <w:pPr>
        <w:rPr>
          <w:ins w:id="9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The food Huy cooked was delicious.</w:t>
        </w:r>
      </w:ins>
    </w:p>
    <w:p w:rsidR="008A4159" w:rsidRPr="00DB77C6" w:rsidRDefault="008A4159" w:rsidP="008A4159">
      <w:pPr>
        <w:rPr>
          <w:ins w:id="9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The bike my parents gave me was stolen.</w:t>
        </w:r>
      </w:ins>
    </w:p>
    <w:p w:rsidR="008A4159" w:rsidRPr="00DB77C6" w:rsidRDefault="008A4159" w:rsidP="008A4159">
      <w:pPr>
        <w:rPr>
          <w:ins w:id="9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 man I reported to the police was arrested.</w:t>
        </w:r>
      </w:ins>
    </w:p>
    <w:p w:rsidR="008A4159" w:rsidRPr="00DB77C6" w:rsidRDefault="008A4159" w:rsidP="008A4159">
      <w:pPr>
        <w:rPr>
          <w:ins w:id="9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13. The teacher Ngan asked about her problem was right.</w:t>
        </w:r>
      </w:ins>
    </w:p>
    <w:p w:rsidR="008A4159" w:rsidRPr="00DB77C6" w:rsidRDefault="008A4159" w:rsidP="008A4159">
      <w:pPr>
        <w:rPr>
          <w:ins w:id="9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The writer my brother dated was very pretty.</w:t>
        </w:r>
      </w:ins>
    </w:p>
    <w:p w:rsidR="008A4159" w:rsidRPr="00DB77C6" w:rsidRDefault="008A4159" w:rsidP="008A4159">
      <w:pPr>
        <w:rPr>
          <w:ins w:id="9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The secretary Dzung likes is in the office.</w:t>
        </w:r>
      </w:ins>
    </w:p>
    <w:p w:rsidR="008A4159" w:rsidRPr="00DB77C6" w:rsidRDefault="008A4159" w:rsidP="008A4159">
      <w:pPr>
        <w:rPr>
          <w:ins w:id="9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16. We ate the food I bought.</w:t>
        </w:r>
      </w:ins>
    </w:p>
    <w:p w:rsidR="008A4159" w:rsidRPr="00DB77C6" w:rsidRDefault="008A4159" w:rsidP="008A4159">
      <w:pPr>
        <w:rPr>
          <w:ins w:id="9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VII. Make one sentence from two. Use who/ which/ that/ where …..</w:t>
        </w:r>
      </w:ins>
    </w:p>
    <w:p w:rsidR="008A4159" w:rsidRPr="00DB77C6" w:rsidRDefault="008A4159" w:rsidP="008A4159">
      <w:pPr>
        <w:rPr>
          <w:ins w:id="9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I went to see a doctor who/ that had helped my father</w:t>
        </w:r>
      </w:ins>
    </w:p>
    <w:p w:rsidR="008A4159" w:rsidRPr="00DB77C6" w:rsidRDefault="008A4159" w:rsidP="008A4159">
      <w:pPr>
        <w:rPr>
          <w:ins w:id="9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 woman who/ that wrote to me wanted my advice</w:t>
        </w:r>
      </w:ins>
    </w:p>
    <w:p w:rsidR="008A4159" w:rsidRPr="00DB77C6" w:rsidRDefault="008A4159" w:rsidP="008A4159">
      <w:pPr>
        <w:rPr>
          <w:ins w:id="9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Mary was wearing the red dress which/ that was made in France</w:t>
        </w:r>
      </w:ins>
    </w:p>
    <w:p w:rsidR="008A4159" w:rsidRPr="00DB77C6" w:rsidRDefault="008A4159" w:rsidP="008A4159">
      <w:pPr>
        <w:rPr>
          <w:ins w:id="9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We stayed at the Sofitel hotel which/ that Mark recommended to us</w:t>
        </w:r>
      </w:ins>
    </w:p>
    <w:p w:rsidR="008A4159" w:rsidRPr="00DB77C6" w:rsidRDefault="008A4159" w:rsidP="008A4159">
      <w:pPr>
        <w:rPr>
          <w:ins w:id="9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John is one of the closest friends whom I have known for three years</w:t>
        </w:r>
      </w:ins>
    </w:p>
    <w:p w:rsidR="008A4159" w:rsidRPr="00DB77C6" w:rsidRDefault="008A4159" w:rsidP="008A4159">
      <w:pPr>
        <w:rPr>
          <w:ins w:id="9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New York is one of the largest cities in the USA where my sister is living</w:t>
        </w:r>
      </w:ins>
    </w:p>
    <w:p w:rsidR="008A4159" w:rsidRPr="00DB77C6" w:rsidRDefault="008A4159" w:rsidP="008A4159">
      <w:pPr>
        <w:rPr>
          <w:ins w:id="9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Ann talked to the man who/ that won a lot of money</w:t>
        </w:r>
      </w:ins>
    </w:p>
    <w:p w:rsidR="008A4159" w:rsidRPr="00DB77C6" w:rsidRDefault="008A4159" w:rsidP="008A4159">
      <w:pPr>
        <w:rPr>
          <w:ins w:id="9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couple whose divorce was in the newspapers has got married again</w:t>
        </w:r>
      </w:ins>
    </w:p>
    <w:p w:rsidR="008A4159" w:rsidRPr="00DB77C6" w:rsidRDefault="008A4159" w:rsidP="008A4159">
      <w:pPr>
        <w:rPr>
          <w:ins w:id="9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9. He is the architect who/ that designed the new city library</w:t>
        </w:r>
      </w:ins>
    </w:p>
    <w:p w:rsidR="008A4159" w:rsidRPr="00DB77C6" w:rsidRDefault="008A4159" w:rsidP="008A4159">
      <w:pPr>
        <w:rPr>
          <w:ins w:id="9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Jerry sent me the letter that/ which was very funny</w:t>
        </w:r>
      </w:ins>
    </w:p>
    <w:p w:rsidR="008A4159" w:rsidRPr="00DB77C6" w:rsidRDefault="008A4159" w:rsidP="008A4159">
      <w:pPr>
        <w:rPr>
          <w:ins w:id="9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VIII. Choose the best answer A, B, C or D to complete the sentences</w:t>
        </w:r>
      </w:ins>
    </w:p>
    <w:tbl>
      <w:tblPr>
        <w:tblW w:w="104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1732"/>
        <w:gridCol w:w="1732"/>
        <w:gridCol w:w="1732"/>
        <w:gridCol w:w="1732"/>
        <w:gridCol w:w="1749"/>
      </w:tblGrid>
      <w:tr w:rsidR="00DB77C6" w:rsidRPr="00DB77C6" w:rsidTr="008A4159"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1. B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2. A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3. D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4. B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5. C</w:t>
            </w:r>
          </w:p>
        </w:tc>
        <w:tc>
          <w:tcPr>
            <w:tcW w:w="16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6. A</w:t>
            </w:r>
          </w:p>
        </w:tc>
      </w:tr>
      <w:tr w:rsidR="00DB77C6" w:rsidRPr="00DB77C6" w:rsidTr="008A4159"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7. D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8. B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9. A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10. D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11. C</w:t>
            </w:r>
          </w:p>
        </w:tc>
        <w:tc>
          <w:tcPr>
            <w:tcW w:w="16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12. B</w:t>
            </w:r>
          </w:p>
        </w:tc>
      </w:tr>
    </w:tbl>
    <w:p w:rsidR="008A4159" w:rsidRPr="00DB77C6" w:rsidRDefault="008A4159" w:rsidP="008A4159">
      <w:pPr>
        <w:rPr>
          <w:ins w:id="9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IX. Chọn đáp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án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đúng nhất</w:t>
        </w:r>
      </w:ins>
    </w:p>
    <w:p w:rsidR="008A4159" w:rsidRPr="00DB77C6" w:rsidRDefault="008A4159" w:rsidP="008A4159">
      <w:pPr>
        <w:rPr>
          <w:ins w:id="9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1 - Chọn B (Who thay thế cho Mr. Ken)</w:t>
        </w:r>
      </w:ins>
    </w:p>
    <w:p w:rsidR="008A4159" w:rsidRPr="00DB77C6" w:rsidRDefault="008A4159" w:rsidP="008A4159">
      <w:pPr>
        <w:rPr>
          <w:ins w:id="9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2 - Chọn D (That thay thế cho her computer – mệnh đề xác định)</w:t>
        </w:r>
      </w:ins>
    </w:p>
    <w:p w:rsidR="008A4159" w:rsidRPr="00DB77C6" w:rsidRDefault="008A4159" w:rsidP="008A4159">
      <w:pPr>
        <w:rPr>
          <w:ins w:id="9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3 - Chọn C (thiếu tân ngữ – whom thay thế cho the man)</w:t>
        </w:r>
      </w:ins>
    </w:p>
    <w:p w:rsidR="008A4159" w:rsidRPr="00DB77C6" w:rsidRDefault="008A4159" w:rsidP="008A4159">
      <w:pPr>
        <w:rPr>
          <w:ins w:id="9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4 - Chọn B (Who thay thế cho her grandmother)</w:t>
        </w:r>
      </w:ins>
    </w:p>
    <w:p w:rsidR="008A4159" w:rsidRPr="00DB77C6" w:rsidRDefault="008A4159" w:rsidP="008A4159">
      <w:pPr>
        <w:rPr>
          <w:ins w:id="9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5 - Chọn A (Who thay thế cho the woman)</w:t>
        </w:r>
      </w:ins>
    </w:p>
    <w:p w:rsidR="008A4159" w:rsidRPr="00DB77C6" w:rsidRDefault="008A4159" w:rsidP="008A4159">
      <w:pPr>
        <w:rPr>
          <w:ins w:id="9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6 - Chọn B (thay thế cho those)</w:t>
        </w:r>
      </w:ins>
    </w:p>
    <w:p w:rsidR="008A4159" w:rsidRPr="00DB77C6" w:rsidRDefault="008A4159" w:rsidP="008A4159">
      <w:pPr>
        <w:rPr>
          <w:ins w:id="9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7 - Chọn A (Which thay thế cho freedom)</w:t>
        </w:r>
      </w:ins>
    </w:p>
    <w:p w:rsidR="008A4159" w:rsidRPr="00DB77C6" w:rsidRDefault="008A4159" w:rsidP="008A4159">
      <w:pPr>
        <w:rPr>
          <w:ins w:id="9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8 - Chọn A (Which thay thế cho tokbokki)</w:t>
        </w:r>
      </w:ins>
    </w:p>
    <w:p w:rsidR="008A4159" w:rsidRPr="00DB77C6" w:rsidRDefault="008A4159" w:rsidP="008A4159">
      <w:pPr>
        <w:rPr>
          <w:ins w:id="9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9 - Chọn C (Which thay thế cho việc Blair đã vượt qua bài kiểm tra)</w:t>
        </w:r>
      </w:ins>
    </w:p>
    <w:p w:rsidR="008A4159" w:rsidRPr="00DB77C6" w:rsidRDefault="008A4159" w:rsidP="008A4159">
      <w:pPr>
        <w:rPr>
          <w:ins w:id="9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7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10 - Chọn C (Which thay thế cho the book)</w:t>
        </w:r>
      </w:ins>
    </w:p>
    <w:p w:rsidR="008A4159" w:rsidRPr="00DB77C6" w:rsidRDefault="008A4159" w:rsidP="008A4159">
      <w:pPr>
        <w:rPr>
          <w:ins w:id="9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11 - Chọn B &lt; Who thay thế cho the man&gt;</w:t>
        </w:r>
      </w:ins>
    </w:p>
    <w:p w:rsidR="008A4159" w:rsidRPr="00DB77C6" w:rsidRDefault="008A4159" w:rsidP="008A4159">
      <w:pPr>
        <w:rPr>
          <w:ins w:id="9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12 - Chọn B hoặc D &lt; Who / Whom đối với câu này có thể chọn cả hai ý đều đúng thay thế cho từ chỉ người&gt;</w:t>
        </w:r>
      </w:ins>
    </w:p>
    <w:p w:rsidR="008A4159" w:rsidRPr="00DB77C6" w:rsidRDefault="008A4159" w:rsidP="008A4159">
      <w:pPr>
        <w:rPr>
          <w:ins w:id="9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13 - Chọn B &lt; Which thay thế cho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old building&gt;</w:t>
        </w:r>
      </w:ins>
    </w:p>
    <w:p w:rsidR="008A4159" w:rsidRPr="00DB77C6" w:rsidRDefault="008A4159" w:rsidP="008A4159">
      <w:pPr>
        <w:rPr>
          <w:ins w:id="9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14 - Chọn D &lt; When là từ phù hợp được dùng trong câu&gt;</w:t>
        </w:r>
      </w:ins>
    </w:p>
    <w:p w:rsidR="008A4159" w:rsidRPr="00DB77C6" w:rsidRDefault="008A4159" w:rsidP="008A4159">
      <w:pPr>
        <w:rPr>
          <w:ins w:id="9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X. Viết lại câu sao cho nghĩa không đổi</w:t>
        </w:r>
      </w:ins>
    </w:p>
    <w:p w:rsidR="008A4159" w:rsidRPr="00DB77C6" w:rsidRDefault="008A4159" w:rsidP="008A4159">
      <w:pPr>
        <w:rPr>
          <w:ins w:id="9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1 - The man whom you met last week is her father.</w:t>
        </w:r>
      </w:ins>
    </w:p>
    <w:p w:rsidR="008A4159" w:rsidRPr="00DB77C6" w:rsidRDefault="008A4159" w:rsidP="008A4159">
      <w:pPr>
        <w:rPr>
          <w:ins w:id="9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2 - Zoe likes the blue T-shirt which my sister is wearing.</w:t>
        </w:r>
      </w:ins>
    </w:p>
    <w:p w:rsidR="008A4159" w:rsidRPr="00DB77C6" w:rsidRDefault="008A4159" w:rsidP="008A4159">
      <w:pPr>
        <w:rPr>
          <w:ins w:id="9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3 - Show me the new hats which you bought last night.</w:t>
        </w:r>
      </w:ins>
    </w:p>
    <w:p w:rsidR="008A4159" w:rsidRPr="00DB77C6" w:rsidRDefault="008A4159" w:rsidP="008A4159">
      <w:pPr>
        <w:rPr>
          <w:ins w:id="99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4 - Zoe has a sister whose name is Juma.</w:t>
        </w:r>
      </w:ins>
    </w:p>
    <w:p w:rsidR="008A4159" w:rsidRPr="00DB77C6" w:rsidRDefault="008A4159" w:rsidP="008A4159">
      <w:pPr>
        <w:rPr>
          <w:ins w:id="9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5 - That is a company which produces rings.</w:t>
        </w:r>
      </w:ins>
    </w:p>
    <w:p w:rsidR="008A4159" w:rsidRPr="00DB77C6" w:rsidRDefault="008A4159" w:rsidP="008A4159">
      <w:pPr>
        <w:rPr>
          <w:ins w:id="9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6 - The children were attracted by the show which was performed so many.</w:t>
        </w:r>
      </w:ins>
    </w:p>
    <w:p w:rsidR="008A4159" w:rsidRPr="00DB77C6" w:rsidRDefault="008A4159" w:rsidP="008A4159">
      <w:pPr>
        <w:rPr>
          <w:ins w:id="10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7 - My best friend can compose songs which Ly sings very well.</w:t>
        </w:r>
      </w:ins>
    </w:p>
    <w:p w:rsidR="008A4159" w:rsidRPr="00DB77C6" w:rsidRDefault="008A4159" w:rsidP="008A4159">
      <w:pPr>
        <w:rPr>
          <w:ins w:id="10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8 - Tet is a festival that often happens in late January or early February.</w:t>
        </w:r>
      </w:ins>
    </w:p>
    <w:p w:rsidR="008A4159" w:rsidRPr="00DB77C6" w:rsidRDefault="008A4159" w:rsidP="008A4159">
      <w:pPr>
        <w:rPr>
          <w:ins w:id="10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9 - Zoe bought a new phone yesterday which I can use to send and receive messages.</w:t>
        </w:r>
      </w:ins>
    </w:p>
    <w:p w:rsidR="008A4159" w:rsidRPr="00DB77C6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0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10 - Jack is the boy who is giving my mom a gift.</w:t>
        </w:r>
      </w:ins>
    </w:p>
    <w:p w:rsidR="00DB77C6" w:rsidRPr="00DB77C6" w:rsidRDefault="00DB77C6" w:rsidP="008A4159">
      <w:pPr>
        <w:rPr>
          <w:ins w:id="100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8A4159" w:rsidRPr="00DB77C6" w:rsidRDefault="008A4159" w:rsidP="008A4159">
      <w:pPr>
        <w:rPr>
          <w:ins w:id="10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XI. Chọn mệnh đề quan hệ phù hợp điền vào chỗ trống.</w:t>
        </w:r>
      </w:ins>
    </w:p>
    <w:p w:rsidR="008A4159" w:rsidRPr="00DB77C6" w:rsidRDefault="008A4159" w:rsidP="008A4159">
      <w:pPr>
        <w:rPr>
          <w:ins w:id="10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1. B; 2.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D; 3.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B; 4.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D; 5.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B</w:t>
        </w:r>
      </w:ins>
    </w:p>
    <w:p w:rsidR="008A4159" w:rsidRPr="00DB77C6" w:rsidRDefault="008A4159" w:rsidP="008A4159">
      <w:pPr>
        <w:rPr>
          <w:ins w:id="10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6. A; 7.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C; 8.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C; 9.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A; 10.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C</w:t>
        </w:r>
      </w:ins>
    </w:p>
    <w:p w:rsidR="008A4159" w:rsidRPr="00DB77C6" w:rsidRDefault="008A4159" w:rsidP="008A4159">
      <w:pPr>
        <w:rPr>
          <w:ins w:id="10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XII. Tìm và sửa lỗi sai (nếu có) trong những câu sau đây</w:t>
        </w:r>
      </w:ins>
    </w:p>
    <w:p w:rsidR="008A4159" w:rsidRPr="00DB77C6" w:rsidRDefault="008A4159" w:rsidP="008A4159">
      <w:pPr>
        <w:rPr>
          <w:ins w:id="10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film who I watched yesterday was interesting.</w:t>
        </w:r>
      </w:ins>
    </w:p>
    <w:p w:rsidR="008A4159" w:rsidRPr="00DB77C6" w:rsidRDefault="008A4159" w:rsidP="008A4159">
      <w:pPr>
        <w:rPr>
          <w:ins w:id="10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 only house to be paint last week was Oanh’s.</w:t>
        </w:r>
      </w:ins>
    </w:p>
    <w:p w:rsidR="008A4159" w:rsidRPr="00DB77C6" w:rsidRDefault="008A4159" w:rsidP="008A4159">
      <w:pPr>
        <w:rPr>
          <w:ins w:id="10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3. A dictionary is a book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whom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gives her the meaning of words.</w:t>
        </w:r>
      </w:ins>
    </w:p>
    <w:p w:rsidR="008A4159" w:rsidRPr="00DB77C6" w:rsidRDefault="008A4159" w:rsidP="008A4159">
      <w:pPr>
        <w:rPr>
          <w:ins w:id="10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4. I like that dress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whom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is really beautiful.</w:t>
        </w:r>
      </w:ins>
    </w:p>
    <w:p w:rsidR="008A4159" w:rsidRPr="00DB77C6" w:rsidRDefault="008A4159" w:rsidP="008A4159">
      <w:pPr>
        <w:rPr>
          <w:ins w:id="10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5. Do you get on with the person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which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lives behind?</w:t>
        </w:r>
      </w:ins>
    </w:p>
    <w:p w:rsidR="008A4159" w:rsidRPr="00DB77C6" w:rsidRDefault="008A4159" w:rsidP="008A4159">
      <w:pPr>
        <w:rPr>
          <w:ins w:id="10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XIII. Add the phrase in brackets to the sentence using 'that' or 'who' and a relative clause:</w:t>
        </w:r>
      </w:ins>
    </w:p>
    <w:p w:rsidR="008A4159" w:rsidRPr="00DB77C6" w:rsidRDefault="008A4159" w:rsidP="008A4159">
      <w:pPr>
        <w:rPr>
          <w:ins w:id="10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1 - She worked for a man who used to be an athlete</w:t>
        </w:r>
      </w:ins>
    </w:p>
    <w:p w:rsidR="008A4159" w:rsidRPr="00DB77C6" w:rsidRDefault="008A4159" w:rsidP="008A4159">
      <w:pPr>
        <w:rPr>
          <w:ins w:id="10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2 - They called a lawyer who lived nearby</w:t>
        </w:r>
      </w:ins>
    </w:p>
    <w:p w:rsidR="008A4159" w:rsidRPr="00DB77C6" w:rsidRDefault="008A4159" w:rsidP="008A4159">
      <w:pPr>
        <w:rPr>
          <w:ins w:id="10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3 - I sent an email to my brother who lives in Australia</w:t>
        </w:r>
      </w:ins>
    </w:p>
    <w:p w:rsidR="008A4159" w:rsidRPr="00DB77C6" w:rsidRDefault="008A4159" w:rsidP="008A4159">
      <w:pPr>
        <w:rPr>
          <w:ins w:id="10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4 - The customer liked the waitress who was very friendly</w:t>
        </w:r>
      </w:ins>
    </w:p>
    <w:p w:rsidR="008A4159" w:rsidRPr="00DB77C6" w:rsidRDefault="008A4159" w:rsidP="008A4159">
      <w:pPr>
        <w:rPr>
          <w:ins w:id="10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5 - We broke the computer that belonged to my father</w:t>
        </w:r>
      </w:ins>
    </w:p>
    <w:p w:rsidR="008A4159" w:rsidRPr="00DB77C6" w:rsidRDefault="008A4159" w:rsidP="008A4159">
      <w:pPr>
        <w:rPr>
          <w:ins w:id="10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6 -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  I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dropped a glass that was new</w:t>
        </w:r>
      </w:ins>
    </w:p>
    <w:p w:rsidR="008A4159" w:rsidRPr="00DB77C6" w:rsidRDefault="008A4159" w:rsidP="008A4159">
      <w:pPr>
        <w:rPr>
          <w:ins w:id="10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7 - She loves books that have happy endings</w:t>
        </w:r>
      </w:ins>
    </w:p>
    <w:p w:rsidR="008A4159" w:rsidRPr="00DB77C6" w:rsidRDefault="008A4159" w:rsidP="008A4159">
      <w:pPr>
        <w:rPr>
          <w:ins w:id="10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8 - They live in a city that is in the north of England</w:t>
        </w:r>
      </w:ins>
    </w:p>
    <w:p w:rsidR="008A4159" w:rsidRPr="00DB77C6" w:rsidRDefault="008A4159" w:rsidP="008A4159">
      <w:pPr>
        <w:rPr>
          <w:ins w:id="10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9 - The man who is wearing a blue jumper is in the garden</w:t>
        </w:r>
      </w:ins>
    </w:p>
    <w:p w:rsidR="008A4159" w:rsidRPr="00DB77C6" w:rsidRDefault="008A4159" w:rsidP="008A4159">
      <w:pPr>
        <w:rPr>
          <w:ins w:id="10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10 - The girl who is from India works in a bank</w:t>
        </w:r>
      </w:ins>
    </w:p>
    <w:p w:rsidR="008A4159" w:rsidRPr="00DB77C6" w:rsidRDefault="008A4159" w:rsidP="008A4159">
      <w:pPr>
        <w:rPr>
          <w:ins w:id="10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11 - My sister who lives in Australia has three children</w:t>
        </w:r>
      </w:ins>
    </w:p>
    <w:p w:rsidR="008A4159" w:rsidRPr="00DB77C6" w:rsidRDefault="008A4159" w:rsidP="008A4159">
      <w:pPr>
        <w:rPr>
          <w:ins w:id="10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12 - The waiter who was wearing a blue shirt was rude</w:t>
        </w:r>
      </w:ins>
    </w:p>
    <w:p w:rsidR="008A4159" w:rsidRPr="00DB77C6" w:rsidRDefault="008A4159" w:rsidP="008A4159">
      <w:pPr>
        <w:rPr>
          <w:ins w:id="10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13 -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  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money that belongs to John is in the kitchen</w:t>
        </w:r>
      </w:ins>
    </w:p>
    <w:p w:rsidR="008A4159" w:rsidRPr="00DB77C6" w:rsidRDefault="008A4159" w:rsidP="008A4159">
      <w:pPr>
        <w:rPr>
          <w:ins w:id="10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14 -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  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table that was my grandmother's got broken</w:t>
        </w:r>
      </w:ins>
    </w:p>
    <w:p w:rsidR="008A4159" w:rsidRPr="00DB77C6" w:rsidRDefault="008A4159" w:rsidP="008A4159">
      <w:pPr>
        <w:rPr>
          <w:ins w:id="10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15 -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  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television that was bought 20 years ago was stolen</w:t>
        </w:r>
      </w:ins>
    </w:p>
    <w:p w:rsidR="008A4159" w:rsidRPr="00DB77C6" w:rsidRDefault="008A4159" w:rsidP="008A4159">
      <w:pPr>
        <w:rPr>
          <w:ins w:id="10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16 - The fruit that isn't fresh is on the table.</w:t>
        </w:r>
      </w:ins>
    </w:p>
    <w:p w:rsidR="008A4159" w:rsidRPr="00DB77C6" w:rsidRDefault="008A4159" w:rsidP="008A4159">
      <w:pPr>
        <w:rPr>
          <w:ins w:id="10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XIV. Add the phrase in brackets to the sentence using a relative clause. If it's possible, you should drop the relative pronoun:</w:t>
        </w:r>
      </w:ins>
    </w:p>
    <w:p w:rsidR="008A4159" w:rsidRPr="00DB77C6" w:rsidRDefault="008A4159" w:rsidP="008A4159">
      <w:pPr>
        <w:rPr>
          <w:ins w:id="10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1) I broke the tea cup (the plate was a Christmas present)</w:t>
        </w:r>
      </w:ins>
    </w:p>
    <w:p w:rsidR="008A4159" w:rsidRPr="00DB77C6" w:rsidRDefault="008A4159" w:rsidP="008A4159">
      <w:pPr>
        <w:rPr>
          <w:ins w:id="10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→ I broke the tea cup that was a Christmas present</w:t>
        </w:r>
      </w:ins>
    </w:p>
    <w:p w:rsidR="008A4159" w:rsidRPr="00DB77C6" w:rsidRDefault="008A4159" w:rsidP="008A4159">
      <w:pPr>
        <w:rPr>
          <w:ins w:id="10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2) The police arrested the woman (I saw the woman steal a purse)</w:t>
        </w:r>
      </w:ins>
    </w:p>
    <w:p w:rsidR="008A4159" w:rsidRPr="00DB77C6" w:rsidRDefault="008A4159" w:rsidP="008A4159">
      <w:pPr>
        <w:rPr>
          <w:ins w:id="10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police arrested the woman I saw steal a purse</w:t>
        </w:r>
      </w:ins>
    </w:p>
    <w:p w:rsidR="008A4159" w:rsidRPr="00DB77C6" w:rsidRDefault="008A4159" w:rsidP="008A4159">
      <w:pPr>
        <w:rPr>
          <w:ins w:id="10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3) The hotel manager fired the chef (we had met the chef)</w:t>
        </w:r>
      </w:ins>
    </w:p>
    <w:p w:rsidR="008A4159" w:rsidRPr="00DB77C6" w:rsidRDefault="008A4159" w:rsidP="008A4159">
      <w:pPr>
        <w:rPr>
          <w:ins w:id="10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hotel manager fired the chef we had met</w:t>
        </w:r>
      </w:ins>
    </w:p>
    <w:p w:rsidR="008A4159" w:rsidRPr="00DB77C6" w:rsidRDefault="008A4159" w:rsidP="008A4159">
      <w:pPr>
        <w:rPr>
          <w:ins w:id="10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4) She wrote to her friend (her friend lives in California)</w:t>
        </w:r>
      </w:ins>
    </w:p>
    <w:p w:rsidR="008A4159" w:rsidRPr="00DB77C6" w:rsidRDefault="008A4159" w:rsidP="008A4159">
      <w:pPr>
        <w:rPr>
          <w:ins w:id="10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7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She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wrote to her friend that lives in California</w:t>
        </w:r>
      </w:ins>
    </w:p>
    <w:p w:rsidR="008A4159" w:rsidRPr="00DB77C6" w:rsidRDefault="008A4159" w:rsidP="008A4159">
      <w:pPr>
        <w:rPr>
          <w:ins w:id="10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5) Jill ate the burger (the sandwich had beef steak, tomato and cheese inside)</w:t>
        </w:r>
      </w:ins>
    </w:p>
    <w:p w:rsidR="008A4159" w:rsidRPr="00DB77C6" w:rsidRDefault="008A4159" w:rsidP="008A4159">
      <w:pPr>
        <w:rPr>
          <w:ins w:id="10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→ Jill ate the burger that had beef steak, tomato and cheese inside</w:t>
        </w:r>
      </w:ins>
    </w:p>
    <w:p w:rsidR="008A4159" w:rsidRPr="00DB77C6" w:rsidRDefault="008A4159" w:rsidP="008A4159">
      <w:pPr>
        <w:rPr>
          <w:ins w:id="10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6) Her friend lives in Switzerland (her friend is an engineer)</w:t>
        </w:r>
      </w:ins>
    </w:p>
    <w:p w:rsidR="008A4159" w:rsidRPr="00DB77C6" w:rsidRDefault="008A4159" w:rsidP="008A4159">
      <w:pPr>
        <w:rPr>
          <w:ins w:id="10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Her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friend that is an engineer lives in Switzerland</w:t>
        </w:r>
      </w:ins>
    </w:p>
    <w:p w:rsidR="008A4159" w:rsidRPr="00DB77C6" w:rsidRDefault="008A4159" w:rsidP="008A4159">
      <w:pPr>
        <w:rPr>
          <w:ins w:id="10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7) We called the secretary (I went to bank with the secretary)</w:t>
        </w:r>
      </w:ins>
    </w:p>
    <w:p w:rsidR="008A4159" w:rsidRPr="00DB77C6" w:rsidRDefault="008A4159" w:rsidP="008A4159">
      <w:pPr>
        <w:rPr>
          <w:ins w:id="10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called the secretary I went to bank with</w:t>
        </w:r>
      </w:ins>
    </w:p>
    <w:p w:rsidR="008A4159" w:rsidRPr="00DB77C6" w:rsidRDefault="008A4159" w:rsidP="008A4159">
      <w:pPr>
        <w:rPr>
          <w:ins w:id="10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8) The CD is in my schoolbag (the CD has Us-Uk music)</w:t>
        </w:r>
      </w:ins>
    </w:p>
    <w:p w:rsidR="008A4159" w:rsidRPr="00DB77C6" w:rsidRDefault="008A4159" w:rsidP="008A4159">
      <w:pPr>
        <w:rPr>
          <w:ins w:id="10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→ The CD that has Us-Uk music is in my schoolbag</w:t>
        </w:r>
      </w:ins>
    </w:p>
    <w:p w:rsidR="008A4159" w:rsidRPr="00DB77C6" w:rsidRDefault="008A4159" w:rsidP="008A4159">
      <w:pPr>
        <w:rPr>
          <w:ins w:id="109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9) The book is very interesting (the book is about Korean culture)</w:t>
        </w:r>
      </w:ins>
    </w:p>
    <w:p w:rsidR="008A4159" w:rsidRPr="00DB77C6" w:rsidRDefault="008A4159" w:rsidP="008A4159">
      <w:pPr>
        <w:rPr>
          <w:ins w:id="10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book that is about Korean culture is very interesting</w:t>
        </w:r>
      </w:ins>
    </w:p>
    <w:p w:rsidR="008A4159" w:rsidRPr="00DB77C6" w:rsidRDefault="008A4159" w:rsidP="008A4159">
      <w:pPr>
        <w:rPr>
          <w:ins w:id="10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10) The bag was stolen (I bought the bag last weekend)</w:t>
        </w:r>
      </w:ins>
    </w:p>
    <w:p w:rsidR="008A4159" w:rsidRPr="00DB77C6" w:rsidRDefault="008A4159" w:rsidP="008A4159">
      <w:pPr>
        <w:rPr>
          <w:ins w:id="11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bag I bought last weekend was stolen</w:t>
        </w:r>
      </w:ins>
    </w:p>
    <w:p w:rsidR="008A4159" w:rsidRPr="00DB77C6" w:rsidRDefault="008A4159" w:rsidP="008A4159">
      <w:pPr>
        <w:rPr>
          <w:ins w:id="11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11) He likes action films (the films come from Hollywood)</w:t>
        </w:r>
      </w:ins>
    </w:p>
    <w:p w:rsidR="008A4159" w:rsidRPr="00DB77C6" w:rsidRDefault="008A4159" w:rsidP="008A4159">
      <w:pPr>
        <w:rPr>
          <w:ins w:id="11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→ He likes action films that come from Hollywood</w:t>
        </w:r>
      </w:ins>
    </w:p>
    <w:p w:rsidR="008A4159" w:rsidRPr="00DB77C6" w:rsidRDefault="008A4159" w:rsidP="008A4159">
      <w:pPr>
        <w:rPr>
          <w:ins w:id="110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0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12) My nephew broke the plate (I received the plate as a birthday present)</w:t>
        </w:r>
      </w:ins>
    </w:p>
    <w:p w:rsidR="008A4159" w:rsidRPr="00DB77C6" w:rsidRDefault="008A4159" w:rsidP="008A4159">
      <w:pPr>
        <w:rPr>
          <w:ins w:id="11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My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nephew broke the plate I received as a birthday present</w:t>
        </w:r>
      </w:ins>
    </w:p>
    <w:p w:rsidR="008A4159" w:rsidRPr="00DB77C6" w:rsidRDefault="008A4159" w:rsidP="008A4159">
      <w:pPr>
        <w:rPr>
          <w:ins w:id="11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13) The chocolate was very old (we bought the chocolate last year)</w:t>
        </w:r>
      </w:ins>
    </w:p>
    <w:p w:rsidR="008A4159" w:rsidRPr="00DB77C6" w:rsidRDefault="008A4159" w:rsidP="008A4159">
      <w:pPr>
        <w:rPr>
          <w:ins w:id="11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chocolate we bought last year was very old</w:t>
        </w:r>
      </w:ins>
    </w:p>
    <w:p w:rsidR="008A4159" w:rsidRPr="00DB77C6" w:rsidRDefault="008A4159" w:rsidP="008A4159">
      <w:pPr>
        <w:rPr>
          <w:ins w:id="11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14) The TV programme was very funny (Lucia recommended the TV programme)</w:t>
        </w:r>
      </w:ins>
    </w:p>
    <w:p w:rsidR="008A4159" w:rsidRPr="00DB77C6" w:rsidRDefault="008A4159" w:rsidP="008A4159">
      <w:pPr>
        <w:rPr>
          <w:ins w:id="11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→ The TV programme Lucia recommended was very funny</w:t>
        </w:r>
      </w:ins>
    </w:p>
    <w:p w:rsidR="008A4159" w:rsidRPr="00DB77C6" w:rsidRDefault="008A4159" w:rsidP="008A4159">
      <w:pPr>
        <w:rPr>
          <w:ins w:id="11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15) The boy is on TV tonight (I met the boy yesterday)</w:t>
        </w:r>
      </w:ins>
    </w:p>
    <w:p w:rsidR="008A4159" w:rsidRPr="00DB77C6" w:rsidRDefault="008A4159" w:rsidP="008A4159">
      <w:pPr>
        <w:rPr>
          <w:ins w:id="11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boy I met yesterday is on TV tonight</w:t>
        </w:r>
      </w:ins>
    </w:p>
    <w:p w:rsidR="008A4159" w:rsidRPr="00DB77C6" w:rsidRDefault="008A4159" w:rsidP="008A4159">
      <w:pPr>
        <w:rPr>
          <w:ins w:id="11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16) Lien found the money (I dropped the money)</w:t>
        </w:r>
      </w:ins>
    </w:p>
    <w:p w:rsidR="008A4159" w:rsidRPr="00DB77C6" w:rsidRDefault="008A4159" w:rsidP="008A4159">
      <w:pPr>
        <w:rPr>
          <w:ins w:id="11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→ Lien found the money I dropped</w:t>
        </w:r>
      </w:ins>
    </w:p>
    <w:p w:rsidR="008A4159" w:rsidRPr="00DB77C6" w:rsidRDefault="008A4159" w:rsidP="008A4159">
      <w:pPr>
        <w:rPr>
          <w:ins w:id="11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XV. Nối 2 câu sau thành 1 câu liền mạch.</w:t>
        </w:r>
      </w:ins>
    </w:p>
    <w:p w:rsidR="008A4159" w:rsidRPr="00DB77C6" w:rsidRDefault="008A4159" w:rsidP="008A4159">
      <w:pPr>
        <w:rPr>
          <w:ins w:id="11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Zoe is the girl. She phoned the police yesterday.</w:t>
        </w:r>
      </w:ins>
    </w:p>
    <w:p w:rsidR="008A4159" w:rsidRPr="00DB77C6" w:rsidRDefault="008A4159" w:rsidP="008A4159">
      <w:pPr>
        <w:rPr>
          <w:ins w:id="11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__Zoe is the girl who phoned the police yesterday.___</w:t>
        </w:r>
      </w:ins>
    </w:p>
    <w:p w:rsidR="008A4159" w:rsidRPr="00DB77C6" w:rsidRDefault="008A4159" w:rsidP="008A4159">
      <w:pPr>
        <w:rPr>
          <w:ins w:id="11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I buy a new dress. It is beautiful and fashionable.</w:t>
        </w:r>
      </w:ins>
    </w:p>
    <w:p w:rsidR="008A4159" w:rsidRPr="00DB77C6" w:rsidRDefault="008A4159" w:rsidP="008A4159">
      <w:pPr>
        <w:rPr>
          <w:ins w:id="11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__I buy a new dress which is beautiful and fashionable.___</w:t>
        </w:r>
      </w:ins>
    </w:p>
    <w:p w:rsidR="008A4159" w:rsidRPr="00DB77C6" w:rsidRDefault="008A4159" w:rsidP="008A4159">
      <w:pPr>
        <w:rPr>
          <w:ins w:id="11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There is a woman is standing over there. It is my English teacher.</w:t>
        </w:r>
      </w:ins>
    </w:p>
    <w:p w:rsidR="008A4159" w:rsidRPr="00DB77C6" w:rsidRDefault="008A4159" w:rsidP="008A4159">
      <w:pPr>
        <w:rPr>
          <w:ins w:id="11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___The woman who is standing over there is my English teacher.____</w:t>
        </w:r>
      </w:ins>
    </w:p>
    <w:p w:rsidR="008A4159" w:rsidRPr="00DB77C6" w:rsidRDefault="008A4159" w:rsidP="008A4159">
      <w:pPr>
        <w:rPr>
          <w:ins w:id="11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4. They interviewed the last student. It was Zoe.</w:t>
        </w:r>
      </w:ins>
    </w:p>
    <w:p w:rsidR="008A4159" w:rsidRPr="00DB77C6" w:rsidRDefault="008A4159" w:rsidP="008A4159">
      <w:pPr>
        <w:rPr>
          <w:ins w:id="11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____The last student that was interviewed was Zoe.___</w:t>
        </w:r>
      </w:ins>
    </w:p>
    <w:p w:rsidR="008A4159" w:rsidRPr="00DB77C6" w:rsidRDefault="008A4159" w:rsidP="008A4159">
      <w:pPr>
        <w:rPr>
          <w:ins w:id="11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Those are books. Jack has just bought them from the bookstore.</w:t>
        </w:r>
      </w:ins>
    </w:p>
    <w:p w:rsidR="008A4159" w:rsidRPr="00DB77C6" w:rsidRDefault="008A4159" w:rsidP="008A4159">
      <w:pPr>
        <w:rPr>
          <w:ins w:id="11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___Those are the books which Jack has just bought from the bookstore.____</w:t>
        </w:r>
      </w:ins>
    </w:p>
    <w:p w:rsidR="008A4159" w:rsidRPr="00DB77C6" w:rsidRDefault="008A4159" w:rsidP="008A4159">
      <w:pPr>
        <w:rPr>
          <w:ins w:id="11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Maldives is best known for foreign traveler. It has pleasant weather.</w:t>
        </w:r>
      </w:ins>
    </w:p>
    <w:p w:rsidR="008A4159" w:rsidRPr="00DB77C6" w:rsidRDefault="008A4159" w:rsidP="008A4159">
      <w:pPr>
        <w:rPr>
          <w:ins w:id="11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____The Maldives, which is best known for foreign travelers, has pleasant weather.___</w:t>
        </w:r>
      </w:ins>
    </w:p>
    <w:p w:rsidR="008A4159" w:rsidRPr="00DB77C6" w:rsidRDefault="008A4159" w:rsidP="008A4159">
      <w:pPr>
        <w:rPr>
          <w:ins w:id="11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They had a pool. They could swim in.</w:t>
        </w:r>
      </w:ins>
    </w:p>
    <w:p w:rsidR="008A4159" w:rsidRPr="00DB77C6" w:rsidRDefault="008A4159" w:rsidP="008A4159">
      <w:pPr>
        <w:rPr>
          <w:ins w:id="11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____They had a pool in which they could swim.____</w:t>
        </w:r>
      </w:ins>
    </w:p>
    <w:p w:rsidR="008A4159" w:rsidRPr="00DB77C6" w:rsidRDefault="008A4159" w:rsidP="008A4159">
      <w:pPr>
        <w:rPr>
          <w:ins w:id="11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XVI. Fill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in :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WHOSE, WHO, WHY, WHERE, WHICH or WHOM</w:t>
        </w:r>
      </w:ins>
    </w:p>
    <w:p w:rsidR="008A4159" w:rsidRPr="00DB77C6" w:rsidRDefault="008A4159" w:rsidP="008A4159">
      <w:pPr>
        <w:rPr>
          <w:ins w:id="11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Last year my best friend, __WHOSE____name is Annie, invited me to stay with her during the summer holiday. Annie lives in Nancy, ___WHICH____is a beautiful town in the eastern part of France. She has a big apartment ___WHICH____overlooks the river. The school ___WHERE____she works is very close to her apartment.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6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Annie studied French at university, ____WHICH___is the reason ____WHY___she decided to live in France. She teaches English to students, most of __WHOM_____ are hoping to study in England and America and need to be able to speak English. I met some of Annie's students when I visited her. I also met her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boss,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____WHO___ struck me as being a very nice man. He offered me a job in his school as soon as he found out that I was in the teaching business too. I decided to accept his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offer,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___WHICH____ is _____WHY__ I'm still here in Nancy.</w:t>
        </w:r>
      </w:ins>
    </w:p>
    <w:p w:rsidR="00DB77C6" w:rsidRDefault="00DB77C6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DB77C6" w:rsidRDefault="00DB77C6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DB77C6" w:rsidRDefault="00DB77C6" w:rsidP="00DB77C6">
      <w:pPr>
        <w:pStyle w:val="Heading3"/>
        <w:shd w:val="clear" w:color="auto" w:fill="FFFFFF"/>
        <w:spacing w:before="300" w:after="150"/>
        <w:jc w:val="both"/>
        <w:rPr>
          <w:rFonts w:ascii="Arial" w:hAnsi="Arial" w:cs="Arial"/>
          <w:b w:val="0"/>
          <w:bCs w:val="0"/>
          <w:color w:val="333333"/>
          <w:sz w:val="36"/>
          <w:szCs w:val="36"/>
        </w:rPr>
      </w:pPr>
      <w:proofErr w:type="gramStart"/>
      <w:r>
        <w:rPr>
          <w:rStyle w:val="Strong"/>
          <w:rFonts w:ascii="Arial" w:hAnsi="Arial" w:cs="Arial"/>
          <w:b/>
          <w:bCs/>
          <w:color w:val="008000"/>
          <w:sz w:val="24"/>
          <w:szCs w:val="24"/>
        </w:rPr>
        <w:t>Nối hai câu riêng lẻ dưới đây thành một câu sử dụng mệnh đề quan hệ.</w:t>
      </w:r>
      <w:proofErr w:type="gramEnd"/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He worked for a woman. She used to be an artist.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They called a doctor. He lived nearby.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wrote an email to my sister. She lives in Italy.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Linh liked the waiter. He was very friendly.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broke a car. It belonged to my uncle.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Ba dropped a cup. It was new.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Nam loves books. They have happy endings.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live in a city. It is in the north of Vietnam.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 is in the class. He is wearing a blue hat.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woman works in a hospital. She is from India.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My sister has four sons. She lives in Japan.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 was rude. He was wearing a red shirt.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phone is on the table. It belongs to An.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TV got broken. It was my grandfather’s.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radio was stolen. It was bought 35 years ago.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girl gave Binh his phone. She is his daughter.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This is the laptop. My mother has just bought it.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That’s the man. His car is a Ferrari.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know the woman. She lives upstairs.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It’s the dog. I always talk to him at night.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She opened the cupboard. She kept her best glasses in there.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This is the house. General Giap lived here.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flight was canceled. We were going to take it.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saw the lady in the shop. She was Vicki Zhao.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 is a director. His dog is sick.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My violin is missing. It was my birthday present.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first learn English from a book. I’ve just reread it.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police officer has just arrested a man. He robbed the bank.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These are the shoes. I bought them in HCMC</w:t>
      </w:r>
    </w:p>
    <w:p w:rsidR="00DB77C6" w:rsidRDefault="00DB77C6" w:rsidP="00DB77C6">
      <w:pPr>
        <w:pStyle w:val="NormalWeb"/>
        <w:shd w:val="clear" w:color="auto" w:fill="FFFFFF"/>
        <w:spacing w:before="0" w:beforeAutospacing="0" w:after="300" w:afterAutospacing="0" w:line="345" w:lineRule="atLeast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i/>
          <w:iCs/>
          <w:color w:val="FF0000"/>
        </w:rPr>
        <w:t>&gt;&gt;&gt; Tìm hiểu ngay:</w:t>
      </w:r>
      <w:r>
        <w:rPr>
          <w:rFonts w:ascii="Arial" w:hAnsi="Arial" w:cs="Arial"/>
          <w:color w:val="333333"/>
        </w:rPr>
        <w:t> </w:t>
      </w:r>
      <w:hyperlink r:id="rId8" w:tgtFrame="_blank" w:history="1">
        <w:r>
          <w:rPr>
            <w:rStyle w:val="Hyperlink"/>
            <w:rFonts w:ascii="Arial" w:eastAsiaTheme="majorEastAsia" w:hAnsi="Arial" w:cs="Arial"/>
            <w:color w:val="4EB948"/>
          </w:rPr>
          <w:t>Phương pháp bứt phá các dạng bài tập Mệnh đề quan hệ và các lỗi làm bài kinh điển cần tránh</w:t>
        </w:r>
      </w:hyperlink>
    </w:p>
    <w:p w:rsidR="00DB77C6" w:rsidRDefault="00DB77C6" w:rsidP="00DB77C6">
      <w:pPr>
        <w:shd w:val="clear" w:color="auto" w:fill="FFFFFF"/>
        <w:jc w:val="center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11277600" cy="7513320"/>
            <wp:effectExtent l="0" t="0" r="0" b="0"/>
            <wp:docPr id="2" name="Picture 2" descr="Làm bài tập mệnh đề quan h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àm bài tập mệnh đề quan h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0" cy="751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77C6" w:rsidRDefault="00DB77C6" w:rsidP="00DB77C6">
      <w:pPr>
        <w:pStyle w:val="wp-caption-text"/>
        <w:shd w:val="clear" w:color="auto" w:fill="FFFFFF"/>
        <w:spacing w:before="0" w:beforeAutospacing="0" w:after="0" w:afterAutospacing="0" w:line="255" w:lineRule="atLeast"/>
        <w:jc w:val="center"/>
        <w:rPr>
          <w:rFonts w:ascii="Arial" w:hAnsi="Arial" w:cs="Arial"/>
          <w:color w:val="666666"/>
          <w:sz w:val="20"/>
          <w:szCs w:val="20"/>
        </w:rPr>
      </w:pPr>
      <w:r>
        <w:rPr>
          <w:rFonts w:ascii="Arial" w:hAnsi="Arial" w:cs="Arial"/>
          <w:color w:val="666666"/>
          <w:sz w:val="20"/>
          <w:szCs w:val="20"/>
        </w:rPr>
        <w:t>Cùng làm bài tập mệnh đề quan hệ và củng cố kiến thức</w:t>
      </w:r>
    </w:p>
    <w:p w:rsidR="00DB77C6" w:rsidRDefault="00DB77C6" w:rsidP="00DB77C6">
      <w:pPr>
        <w:pStyle w:val="Heading3"/>
        <w:shd w:val="clear" w:color="auto" w:fill="FFFFFF"/>
        <w:spacing w:before="300" w:after="150"/>
        <w:jc w:val="both"/>
        <w:rPr>
          <w:rFonts w:ascii="Arial" w:hAnsi="Arial" w:cs="Arial"/>
          <w:b w:val="0"/>
          <w:bCs w:val="0"/>
          <w:color w:val="333333"/>
          <w:sz w:val="36"/>
          <w:szCs w:val="36"/>
        </w:rPr>
      </w:pPr>
      <w:r>
        <w:rPr>
          <w:rStyle w:val="Strong"/>
          <w:rFonts w:ascii="Arial" w:hAnsi="Arial" w:cs="Arial"/>
          <w:b/>
          <w:bCs/>
          <w:color w:val="008000"/>
          <w:sz w:val="24"/>
          <w:szCs w:val="24"/>
        </w:rPr>
        <w:lastRenderedPageBreak/>
        <w:t>II. Bắt đầu từ câu 30, hãy nối hai câu bằng dạng rút gọn của mệnh đề quan hệ.</w:t>
      </w:r>
    </w:p>
    <w:p w:rsidR="00DB77C6" w:rsidRDefault="00DB77C6" w:rsidP="00DB77C6">
      <w:pPr>
        <w:pStyle w:val="NormalWeb"/>
        <w:shd w:val="clear" w:color="auto" w:fill="FFFFFF"/>
        <w:spacing w:before="0" w:beforeAutospacing="0" w:after="300" w:afterAutospacing="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proofErr w:type="gramStart"/>
      <w:r>
        <w:rPr>
          <w:rFonts w:ascii="Arial" w:hAnsi="Arial" w:cs="Arial"/>
          <w:color w:val="333333"/>
          <w:sz w:val="21"/>
          <w:szCs w:val="21"/>
        </w:rPr>
        <w:t>Mệnh đề quan hệ có thể được rút gọn bằng nhiều cách.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Trước khi làm bài, hãy đảm bảo bạn có đầy đủ kiến thức về mệnh đề quan hệ rút gọn.</w:t>
      </w:r>
      <w:proofErr w:type="gramEnd"/>
    </w:p>
    <w:p w:rsidR="00DB77C6" w:rsidRDefault="00DB77C6" w:rsidP="00DB77C6">
      <w:pPr>
        <w:pStyle w:val="NormalWeb"/>
        <w:shd w:val="clear" w:color="auto" w:fill="FFFFFF"/>
        <w:spacing w:before="0" w:beforeAutospacing="0" w:after="300" w:afterAutospacing="0" w:line="345" w:lineRule="atLeast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i/>
          <w:iCs/>
          <w:color w:val="FF0000"/>
        </w:rPr>
        <w:t>&gt;&gt;&gt; Có thể bạn sẽ cần:</w:t>
      </w:r>
      <w:r>
        <w:rPr>
          <w:rFonts w:ascii="Arial" w:hAnsi="Arial" w:cs="Arial"/>
          <w:color w:val="333333"/>
        </w:rPr>
        <w:t> </w:t>
      </w:r>
      <w:hyperlink r:id="rId10" w:tgtFrame="_blank" w:history="1">
        <w:r>
          <w:rPr>
            <w:rStyle w:val="Hyperlink"/>
            <w:rFonts w:ascii="Arial" w:eastAsiaTheme="majorEastAsia" w:hAnsi="Arial" w:cs="Arial"/>
            <w:color w:val="4EB948"/>
          </w:rPr>
          <w:t>3 phút hiểu ngay dạng rút gọn của mệnh đề quan hệ</w:t>
        </w:r>
      </w:hyperlink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She bought the car. Her father had recommended it.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He lost the pen. I had given it to him.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called the delivery company. Nga often uses it.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Lam met a girl. I used to employ her.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Chi called the lawyer. My mother knows him.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He brought a woman. I worked with her last year.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employed the pianist. Hai introduced her.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cake is on the table. I bought it.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The book belongs to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Lan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.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An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found it under the chair.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food was delicious. Huy cooked the food.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bike was stolen. My parents gave me the bike.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 was arrested. I reported him to the police.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teacher was right. Ngan asked him about her problem.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writer was very pretty. My brother dated her.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secretary is in the office. Dzung likes her.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ate the food. I bought the food.</w:t>
      </w:r>
    </w:p>
    <w:p w:rsidR="00DB77C6" w:rsidRDefault="00DB77C6" w:rsidP="00DB77C6">
      <w:pPr>
        <w:pStyle w:val="NormalWeb"/>
        <w:shd w:val="clear" w:color="auto" w:fill="FFFFFF"/>
        <w:spacing w:before="0" w:beforeAutospacing="0" w:after="300" w:afterAutospacing="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Style w:val="Strong"/>
          <w:rFonts w:ascii="Arial" w:hAnsi="Arial" w:cs="Arial"/>
          <w:color w:val="333333"/>
          <w:sz w:val="21"/>
          <w:szCs w:val="21"/>
        </w:rPr>
        <w:t>Đáp án: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He worked for a woman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used to be an artist.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They called a doctor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lived nearby.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wrote an email to my sister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lives in Italy.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Linh liked the waiter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was very friendly.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broke a car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belonged to my uncle.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Ba dropped a cup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which </w:t>
      </w:r>
      <w:r>
        <w:rPr>
          <w:rFonts w:ascii="Arial" w:hAnsi="Arial" w:cs="Arial"/>
          <w:color w:val="333333"/>
          <w:sz w:val="21"/>
          <w:szCs w:val="21"/>
        </w:rPr>
        <w:t>was new.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Nam loves books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have happy endings.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live in a city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is in the north of Vietnam.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is wearing a blue hat is in the class.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woman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is from India works in a hospital.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My sister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lives in Japan has four sons.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was wearing a red shirt was rude.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phone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 xml:space="preserve">belongs to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An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is on the table.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TV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was my grandfather’s got broken.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radio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was bought 35 years ago was stolen.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girl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gave Binh his phone is his daughter.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This is the laptop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which </w:t>
      </w:r>
      <w:r>
        <w:rPr>
          <w:rFonts w:ascii="Arial" w:hAnsi="Arial" w:cs="Arial"/>
          <w:color w:val="333333"/>
          <w:sz w:val="21"/>
          <w:szCs w:val="21"/>
        </w:rPr>
        <w:t>my mother has just bought.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That’s the 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whose </w:t>
      </w:r>
      <w:r>
        <w:rPr>
          <w:rFonts w:ascii="Arial" w:hAnsi="Arial" w:cs="Arial"/>
          <w:color w:val="333333"/>
          <w:sz w:val="21"/>
          <w:szCs w:val="21"/>
        </w:rPr>
        <w:t>car is a Ferrari.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know the woman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lives upstairs.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It’s the dog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I always talk to at night.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She opened the cupboard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where </w:t>
      </w:r>
      <w:r>
        <w:rPr>
          <w:rFonts w:ascii="Arial" w:hAnsi="Arial" w:cs="Arial"/>
          <w:color w:val="333333"/>
          <w:sz w:val="21"/>
          <w:szCs w:val="21"/>
        </w:rPr>
        <w:t>she kept her best glasses.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This is the house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where </w:t>
      </w:r>
      <w:r>
        <w:rPr>
          <w:rFonts w:ascii="Arial" w:hAnsi="Arial" w:cs="Arial"/>
          <w:color w:val="333333"/>
          <w:sz w:val="21"/>
          <w:szCs w:val="21"/>
        </w:rPr>
        <w:t>General Giap lived.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flight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we were going to take was canceled.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lady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I saw in the shop was Vicki Zhao.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whose </w:t>
      </w:r>
      <w:r>
        <w:rPr>
          <w:rFonts w:ascii="Arial" w:hAnsi="Arial" w:cs="Arial"/>
          <w:color w:val="333333"/>
          <w:sz w:val="21"/>
          <w:szCs w:val="21"/>
        </w:rPr>
        <w:t>dog is sick is a director.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violin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is missing was my birthday present.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I’ve just reread the book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which </w:t>
      </w:r>
      <w:r>
        <w:rPr>
          <w:rFonts w:ascii="Arial" w:hAnsi="Arial" w:cs="Arial"/>
          <w:color w:val="333333"/>
          <w:sz w:val="21"/>
          <w:szCs w:val="21"/>
        </w:rPr>
        <w:t>I first learned English from.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police officer has just arrested the 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robbed the bank.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These are the shoes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I bought in HCMC.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She bought the car her father had recommended.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He lost the pen I had given him.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called the delivery company Nga often uses.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Lam met a girl I used to employ.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Chi called the lawyer my mother knows.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He brought a woman I worked with last year.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employed the pianist Hai introduced.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cake I bought is on the table.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The wallet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An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found under the chair belongs to Lan.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food Huy cooked was delicious.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bike my parents gave me was stolen.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 I reported to the police was arrested.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teacher Ngan asked about her problem was right.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writer my brother dated was very pretty.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secretary Dzung likes is in the office.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ate the food I bought.</w:t>
      </w:r>
    </w:p>
    <w:p w:rsidR="00DB77C6" w:rsidRPr="00DB77C6" w:rsidRDefault="00DB77C6" w:rsidP="008A4159">
      <w:pPr>
        <w:rPr>
          <w:ins w:id="116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</w:p>
    <w:sectPr w:rsidR="008A4159" w:rsidRPr="00DB7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D43CA"/>
    <w:multiLevelType w:val="multilevel"/>
    <w:tmpl w:val="BA12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A33DD4"/>
    <w:multiLevelType w:val="hybridMultilevel"/>
    <w:tmpl w:val="BED6A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71752C"/>
    <w:multiLevelType w:val="multilevel"/>
    <w:tmpl w:val="ED48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DE05E3"/>
    <w:multiLevelType w:val="hybridMultilevel"/>
    <w:tmpl w:val="89668A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5B5E7E"/>
    <w:multiLevelType w:val="multilevel"/>
    <w:tmpl w:val="9642F90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DEA3BBF"/>
    <w:multiLevelType w:val="hybridMultilevel"/>
    <w:tmpl w:val="434287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3DF"/>
    <w:rsid w:val="000B1B1D"/>
    <w:rsid w:val="000D6F69"/>
    <w:rsid w:val="000E604A"/>
    <w:rsid w:val="00201936"/>
    <w:rsid w:val="00211F25"/>
    <w:rsid w:val="0029426E"/>
    <w:rsid w:val="00407676"/>
    <w:rsid w:val="00431701"/>
    <w:rsid w:val="004C4A35"/>
    <w:rsid w:val="0068501B"/>
    <w:rsid w:val="00822AC7"/>
    <w:rsid w:val="008419D4"/>
    <w:rsid w:val="008A4159"/>
    <w:rsid w:val="009054D3"/>
    <w:rsid w:val="009513DF"/>
    <w:rsid w:val="00985F87"/>
    <w:rsid w:val="009E05DD"/>
    <w:rsid w:val="00B0413F"/>
    <w:rsid w:val="00B15C77"/>
    <w:rsid w:val="00BA253B"/>
    <w:rsid w:val="00BB1A08"/>
    <w:rsid w:val="00BC3F67"/>
    <w:rsid w:val="00C84912"/>
    <w:rsid w:val="00C90788"/>
    <w:rsid w:val="00CB7B69"/>
    <w:rsid w:val="00DB6CD4"/>
    <w:rsid w:val="00DB77C6"/>
    <w:rsid w:val="00DF21E9"/>
    <w:rsid w:val="00E36A42"/>
    <w:rsid w:val="00E63BBD"/>
    <w:rsid w:val="00F21CE2"/>
    <w:rsid w:val="00F6220B"/>
    <w:rsid w:val="00F9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3B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3B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63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3BBD"/>
    <w:rPr>
      <w:b/>
      <w:bCs/>
    </w:rPr>
  </w:style>
  <w:style w:type="character" w:styleId="Emphasis">
    <w:name w:val="Emphasis"/>
    <w:basedOn w:val="DefaultParagraphFont"/>
    <w:uiPriority w:val="20"/>
    <w:qFormat/>
    <w:rsid w:val="00E63BB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5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DB77C6"/>
    <w:rPr>
      <w:color w:val="0000FF"/>
      <w:u w:val="single"/>
    </w:rPr>
  </w:style>
  <w:style w:type="paragraph" w:customStyle="1" w:styleId="wp-caption-text">
    <w:name w:val="wp-caption-text"/>
    <w:basedOn w:val="Normal"/>
    <w:rsid w:val="00DB7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7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1A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3B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3B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63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3BBD"/>
    <w:rPr>
      <w:b/>
      <w:bCs/>
    </w:rPr>
  </w:style>
  <w:style w:type="character" w:styleId="Emphasis">
    <w:name w:val="Emphasis"/>
    <w:basedOn w:val="DefaultParagraphFont"/>
    <w:uiPriority w:val="20"/>
    <w:qFormat/>
    <w:rsid w:val="00E63BB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5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DB77C6"/>
    <w:rPr>
      <w:color w:val="0000FF"/>
      <w:u w:val="single"/>
    </w:rPr>
  </w:style>
  <w:style w:type="paragraph" w:customStyle="1" w:styleId="wp-caption-text">
    <w:name w:val="wp-caption-text"/>
    <w:basedOn w:val="Normal"/>
    <w:rsid w:val="00DB7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7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1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6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4698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405225488">
          <w:marLeft w:val="0"/>
          <w:marRight w:val="0"/>
          <w:marTop w:val="375"/>
          <w:marBottom w:val="375"/>
          <w:divBdr>
            <w:top w:val="single" w:sz="6" w:space="4" w:color="F0F0F0"/>
            <w:left w:val="single" w:sz="6" w:space="2" w:color="F0F0F0"/>
            <w:bottom w:val="single" w:sz="6" w:space="8" w:color="F0F0F0"/>
            <w:right w:val="single" w:sz="6" w:space="2" w:color="F0F0F0"/>
          </w:divBdr>
        </w:div>
        <w:div w:id="834683198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6273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96609">
          <w:marLeft w:val="0"/>
          <w:marRight w:val="0"/>
          <w:marTop w:val="240"/>
          <w:marBottom w:val="24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542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lv.edu.vn/vi/thu-vien-pe/phuong-phap-giai-bai-tap-ve-menh-de-quan-he/" TargetMode="External"/><Relationship Id="rId3" Type="http://schemas.openxmlformats.org/officeDocument/2006/relationships/styles" Target="styles.xml"/><Relationship Id="rId7" Type="http://schemas.openxmlformats.org/officeDocument/2006/relationships/hyperlink" Target="https://vdo.ai/?utm_medium=video&amp;utm_term=vndoc.com&amp;utm_source=vdoai_logo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llv.edu.vn/vi/ngu-phap/de-doc-luot-la-biet-cach-lam-voi-bai-tap-menh-de-quan-he-rut-gon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D43366-97AB-4611-A496-E4D8E308D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40</Pages>
  <Words>7221</Words>
  <Characters>41166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Phuc</dc:creator>
  <cp:keywords/>
  <dc:description/>
  <cp:lastModifiedBy>Cao Phuc</cp:lastModifiedBy>
  <cp:revision>4</cp:revision>
  <dcterms:created xsi:type="dcterms:W3CDTF">2022-03-10T13:58:00Z</dcterms:created>
  <dcterms:modified xsi:type="dcterms:W3CDTF">2022-03-11T23:06:00Z</dcterms:modified>
</cp:coreProperties>
</file>