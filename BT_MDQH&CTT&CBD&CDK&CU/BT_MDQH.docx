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676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@-- Bài tập MDQH: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thực hành về mệnh đề quan hệ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EXERCISE 1: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Chọn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đúng nhất để hoàn thành các câu sau hoặc chọn đáp án có câu gần nghĩa nhất với câu gốc: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She is talking about the author________book is one of the best-sellers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year.0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0           A. which                B</w:t>
      </w: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 xml:space="preserve">. whose            </w:t>
      </w:r>
      <w:r w:rsidRPr="00DB77C6">
        <w:rPr>
          <w:rFonts w:ascii="Times New Roman" w:hAnsi="Times New Roman" w:cs="Times New Roman"/>
          <w:sz w:val="24"/>
          <w:szCs w:val="24"/>
        </w:rPr>
        <w:t>C. that                     D.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       He bought all the books__________are needed for the next exam.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            A. that                   </w:t>
      </w:r>
      <w:r w:rsidRPr="00DB77C6">
        <w:rPr>
          <w:rFonts w:ascii="Times New Roman" w:hAnsi="Times New Roman" w:cs="Times New Roman"/>
          <w:sz w:val="24"/>
          <w:szCs w:val="24"/>
        </w:rPr>
        <w:t>B. what                      C. those                   D.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The children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_________parents are famous teachers, are taught well.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that                  B. whom                   </w:t>
      </w: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 xml:space="preserve">C. whose              </w:t>
      </w:r>
      <w:r w:rsidRPr="00DB77C6">
        <w:rPr>
          <w:rFonts w:ascii="Times New Roman" w:hAnsi="Times New Roman" w:cs="Times New Roman"/>
          <w:sz w:val="24"/>
          <w:szCs w:val="24"/>
        </w:rPr>
        <w:t>D. their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Do you know the boy________we met at the party last week?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           A. which                B. whose                   C. who             </w:t>
      </w: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The exercises which we are doing________very easy.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is                  B. has </w:t>
      </w:r>
      <w:r w:rsidRPr="007952FA">
        <w:rPr>
          <w:rFonts w:ascii="Times New Roman" w:hAnsi="Times New Roman" w:cs="Times New Roman"/>
          <w:i/>
          <w:sz w:val="24"/>
          <w:szCs w:val="24"/>
          <w:shd w:val="clear" w:color="auto" w:fill="DAEEF3" w:themeFill="accent5" w:themeFillTint="33"/>
        </w:rPr>
        <w:t>been              C. are</w:t>
      </w:r>
      <w:r w:rsidRPr="00DB77C6">
        <w:rPr>
          <w:rFonts w:ascii="Times New Roman" w:hAnsi="Times New Roman" w:cs="Times New Roman"/>
          <w:sz w:val="24"/>
          <w:szCs w:val="24"/>
        </w:rPr>
        <w:t>                  D. was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The man_______next to me kept talking during the film,            _______really annoyed me.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having sat / </w:t>
      </w: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that                                                B. sitting / which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C. to sit / what                                             D. sitting / who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Was Neil Armstrong the first person________foot on the moon?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set                          B. setting                 </w:t>
      </w:r>
      <w:r w:rsidRPr="007952FA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  C. to set             </w:t>
      </w:r>
      <w:r w:rsidRPr="00DB77C6">
        <w:rPr>
          <w:rFonts w:ascii="Times New Roman" w:hAnsi="Times New Roman" w:cs="Times New Roman"/>
          <w:sz w:val="24"/>
          <w:szCs w:val="24"/>
        </w:rPr>
        <w:t>D. who was set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This is the village in________my family and I have lived for over 20 years.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which                    B. that                        C. whom                D. where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My mother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_______everyone admires, is a famous teacher.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where                   </w:t>
      </w:r>
      <w:r w:rsidRPr="00966FB1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 xml:space="preserve">B. whom                   </w:t>
      </w:r>
      <w:r w:rsidRPr="00DB77C6">
        <w:rPr>
          <w:rFonts w:ascii="Times New Roman" w:hAnsi="Times New Roman" w:cs="Times New Roman"/>
          <w:sz w:val="24"/>
          <w:szCs w:val="24"/>
        </w:rPr>
        <w:t>C. which               D. whose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10.      The old building__________is in front of my house fell down.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of which               </w:t>
      </w: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 xml:space="preserve">B. which                    </w:t>
      </w:r>
      <w:r w:rsidRPr="00DB77C6">
        <w:rPr>
          <w:rFonts w:ascii="Times New Roman" w:hAnsi="Times New Roman" w:cs="Times New Roman"/>
          <w:sz w:val="24"/>
          <w:szCs w:val="24"/>
        </w:rPr>
        <w:t>C. whose                  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We need a teacher__________native language is English.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who                </w:t>
      </w: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B</w:t>
      </w:r>
      <w:r w:rsidRPr="00DB77C6">
        <w:rPr>
          <w:rFonts w:ascii="Times New Roman" w:hAnsi="Times New Roman" w:cs="Times New Roman"/>
          <w:sz w:val="24"/>
          <w:szCs w:val="24"/>
        </w:rPr>
        <w:t>. whose                   C. whom             D. that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I bought a T- shirt________is very nice.</w:t>
      </w:r>
    </w:p>
    <w:p w:rsidR="00E63BBD" w:rsidRPr="00704D0E" w:rsidRDefault="00E63BBD" w:rsidP="008A4159">
      <w:pPr>
        <w:rPr>
          <w:rFonts w:ascii="Times New Roman" w:hAnsi="Times New Roman" w:cs="Times New Roman"/>
          <w:color w:val="92CDDC" w:themeColor="accent5" w:themeTint="99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            A. who                   B. whose             C. whom          </w:t>
      </w: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D. that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l3.       The woman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_______was sitting in the meeting hall, didn't seem friendly to us at all.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 xml:space="preserve">            A. who                  </w:t>
      </w:r>
      <w:r w:rsidRPr="00DB77C6">
        <w:rPr>
          <w:rFonts w:ascii="Times New Roman" w:hAnsi="Times New Roman" w:cs="Times New Roman"/>
          <w:sz w:val="24"/>
          <w:szCs w:val="24"/>
        </w:rPr>
        <w:t>B. whom                 C. where             D. when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The man with__________I have been working is very friendly.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who                  B. that                     C which           </w:t>
      </w: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D. whom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We'll come in May__________the schools are on holiday.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           A. that                    B. where                   C. which             D</w:t>
      </w:r>
      <w:r w:rsidRPr="00704D0E">
        <w:rPr>
          <w:rFonts w:ascii="Times New Roman" w:hAnsi="Times New Roman" w:cs="Times New Roman"/>
          <w:color w:val="92CDDC" w:themeColor="accent5" w:themeTint="99"/>
          <w:sz w:val="24"/>
          <w:szCs w:val="24"/>
        </w:rPr>
        <w:t>. when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 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EXERCISE 2 Chọn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có lỗi sai cần được sửa: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The man for (A) who the police (B) are looking (C) robbed (D) the bank last week.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Today, (A) the number of people (B) whom moved into this city (C) is almost double (D) that of twenty years ago.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They work (A) with (B) a person (C) his name (D) is John.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(A)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man (B) whom you (C) are looking for (D) living in this neighborhood.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(A) His father warned (B) him not (C) repeating (D) that mistake again.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My mother (A) will fly to Ha Noi, (B) that is (C) the capital city (D) of Vietnam.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       She (A) is (B) the most beautiful girl (C) whose I have (D) ever met.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Every student (A) who (B) majors in English (C)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ready to participate (D) in this contest.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(A) The policeman must try (B) to catch those people (C) whom drive (D) dangerously.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The person (A) about who (B) I told you yesterday (C) is coming here (D) tomorrow.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11.      (A) Mother's Day is (B) the day when children show (C) their love to their mother (D) one.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      (A) Do you know (B) the reason (C) when we should learn (D) English?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      (A) 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 is the (B) woman who (C) she told me (D) the news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14.      It is (A) complicated (B) because pollution (C) is caused by </w:t>
      </w:r>
      <w:bookmarkStart w:id="0" w:name="_GoBack"/>
      <w:r w:rsidRPr="00DB77C6">
        <w:rPr>
          <w:rFonts w:ascii="Times New Roman" w:hAnsi="Times New Roman" w:cs="Times New Roman"/>
          <w:sz w:val="24"/>
          <w:szCs w:val="24"/>
        </w:rPr>
        <w:t xml:space="preserve">things </w:t>
      </w:r>
      <w:bookmarkEnd w:id="0"/>
      <w:r w:rsidRPr="00DB77C6">
        <w:rPr>
          <w:rFonts w:ascii="Times New Roman" w:hAnsi="Times New Roman" w:cs="Times New Roman"/>
          <w:sz w:val="24"/>
          <w:szCs w:val="24"/>
        </w:rPr>
        <w:t>(D) when benefit people.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(A) New Year Day is the day (B) where my family members (C) gather and enjoy it (D) together.</w:t>
      </w:r>
    </w:p>
    <w:p w:rsidR="00E63BBD" w:rsidRPr="00DB77C6" w:rsidRDefault="00E63BBD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ĐÁP ÁN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Sau chỗ trống là danh từ "book" nên từ cần điền vào là đại từ quan hệ whose để thay thế cho tính từ sở hữu.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Cô ấy đang nói chuyện về tác giả mà cuốn sách của ông ấy là một trong những cuốn sách bán chạy nhất năm nay.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Trong câu đại từ quan hệ "that" dùng để thay thế cho chủ ngữ trong mệnh đề xác định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Anh ấy đã mua tất cả những quyển sách mà cần cho kỳ thi sắp tới.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sau chỗ trống là danh từ "parents" nên từ cần điền vào là đại từ whose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Những đứa trẻ mà bố mẹ của chúng là giáo viên nổi tiếng thì được dạy dỗ tốt.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Chúng ta dùng whom để thay thế cho tân ngữ chỉ người trong câu này.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Bạn có biết cậu bé mà chúng ta đã gặp ở bữa tiệc tuần trước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Chủ ngữ phía trước là "the exercises" (danh từ số nhiều) nên động từ to be là are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Những bài tập mà chúng tôi đang làm thì rất dễ.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Rút gọn mệnh đề quan hệ ở chủ động nên động từ phía trước là Ving.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Dùng đại từ quan hệ "which" ở phía sau để thay thế cho cả mệnh đề ở phía trước.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ngồi bên cạnh tôi liên tục nói chuyện suốt cả bộ phim, điều mà thực sự đã làm tôi bực mình.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C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77C6">
        <w:rPr>
          <w:rFonts w:ascii="Times New Roman" w:hAnsi="Times New Roman" w:cs="Times New Roman"/>
          <w:sz w:val="24"/>
          <w:szCs w:val="24"/>
        </w:rPr>
        <w:t>Trong câu có the first...  nên khi rút gọn mệnh đề quan hệ ta dùng to V.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Có phải Neil Armstrong là người đầu tiên đã đặt chân lên mặt trăng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In which = where: thay thế cho cụm từ nơi chốn.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Đây là ngôi làng mà tôi và gia đình đã sống được hơn 20 năm rồi.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tân ngữ chỉ người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whom.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My mother is a famous teacher. Everyone admires her. (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tân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ngữ)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My mother, whom everyone admires, is a famous teacher.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Mẹ tôi, người mà mọi người ngưỡng mộ, là giáo viên nổi tiếng.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chủ ngữ chỉ vật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which.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The old building fell down. It is in front of my house.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The old building which is in front of my house fell down.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Tòa nhà cũ mà ở phía trước nhà tôi đã đổ xuống.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B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sau chỗ trống là danh từ “native language" nên từ cần điền vào là đại từ quan hệ "whose"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Chúng tôi cần một giáo viên mà ngôn ngữ bản xứ của người đó là tiếng Anh.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12.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 bought a T- shirt. It is very nice.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I bought a T- shirt which /that is very nice.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Thay thế cho chủ ngữ chỉ nên đáp án là that / which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     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Thay thế cho chủ ngữ chỉ người nên đáp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là who.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phụ nữ mà đang ngồi ở trong phòng họp, dường như không thân thiện với chúng ta chút nào.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Thay thế cho tân ngữ chỉ người nên đáp án là whom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The man is very friendly. I have been working with him.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=&gt; The man with whom I have been working is very friendly.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tôi đang làm việc cùng thì rất thân thiện.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D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Phía trước chỗ trống là in May (chỉ thời gian) nên ta dùng trạng từ quan hệ when để thay thế cho cụm từ chỉ thời gian.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Chúng tôi sẽ đến vào tháng 5 khi mà các ngôi trường đang nghỉ.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2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Đáp án: 1.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  A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(who =&gt; whom)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đàn ông mà cảnh sát đang tìm kiếm đã cướp ngân hàng vào tuần trước.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        B (whom=&gt; who)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nay, số lượng những người mà chuyển vào thành phố này thì gần gấp đôi số lượng cách đây 20 năm.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        C (his =&gt; whose)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Họ làm việc với một người tên là John.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        D (living =&gt; lives/ is living)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Dịch nghĩa: Người đàn ông mà bạn đang tìm kiếm sống ở vùng này.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        C (repeating =&gt; to repeat)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Cấu trúc: warn sb not to do sth: cảnh báo/ cảnh cáo ai không được làm gì đó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Bố anh ấy cảnh cáo anh ấy không được lặp lại sai lầm đó nữa.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        B (that =&gt; which)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Mẹ tôi sẽ bay đến Hà Nội, thủ đô của nước Việt Nam.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        C (whose =&gt; whom/that)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Cô ấy là cô gái xinh đẹp nhất mà tôi đã từng gặp.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        C (are =&gt; is vì chủ ngữ là every student)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Mọi học sinh mà chuyên ngành tiếng anh thì sẵn sàng tham gia vào cuộc thi này.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        C (whom=&gt; who)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Dịch nghĩa: Cảnh sát phải cố gắng bắt những người mà lái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nguy hiểm.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      A (about who =&gt;about whom)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Người mà tôi đã kể cho bạn hôm qua sẽ đến đây vào ngày mai.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      D (bỏ on)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của mẹ là ngày mà những người con bày tỏ tình yêu với mẹ của mình.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      C (when =&gt; why)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Bạn có biết lý do mà chúng ta nên học tiếng anh không?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      C (bỏ she)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Đó là người phụ nữ mà đã nói cho tôi biết tin tức.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      D (when =&gt; which)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thật là phức tạp bởi vì ô nhiễm được gây ra bởi những thứ mà có lợi cho con người.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      B (where =&gt; when)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Dịch nghĩa: Ngày năm mới là ngày mà mà các thành viên trong gia đình tụ họp và tận hưởng năm mới với nha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@----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Bài tập về mệnh đề quan hệ có đáp án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I. Fill in the blanks with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, WHICH or THAT: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The men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lives next-door are English.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dictionary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you gave me is very good.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3. Do you know the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girls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 xml:space="preserve">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are standing outside the church?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 The police are looking for the thieve ____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got into my house last night.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5. The chocolate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you like comes from the United States.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 I have lost the necklace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my mother gave me on my birthday.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A burglar is someone ____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breaks into a house and steals things.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 Buses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go to the airport run every half hour.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 I can't find the key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opens this door.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 I gave you a book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had many pictures.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 I don't like the boy ___</w:t>
      </w:r>
      <w:r w:rsidR="000D6F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Sue is going out with.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Did you see the beautiful dress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 xml:space="preserve">____ she wore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yesterday.</w:t>
      </w:r>
      <w:proofErr w:type="gramEnd"/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The man ____</w:t>
      </w:r>
      <w:r w:rsidR="000D6F69">
        <w:rPr>
          <w:rFonts w:ascii="Times New Roman" w:hAnsi="Times New Roman" w:cs="Times New Roman"/>
          <w:sz w:val="24"/>
          <w:szCs w:val="24"/>
        </w:rPr>
        <w:t>that</w:t>
      </w:r>
      <w:r w:rsidRPr="00DB77C6">
        <w:rPr>
          <w:rFonts w:ascii="Times New Roman" w:hAnsi="Times New Roman" w:cs="Times New Roman"/>
          <w:sz w:val="24"/>
          <w:szCs w:val="24"/>
        </w:rPr>
        <w:t>___ she is going to marry is very rich.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 This is the bank ____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 was robbed yesterday.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 He wore a mask ___</w:t>
      </w:r>
      <w:r w:rsidR="000D6F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made him look like Mickey Mouse.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 xml:space="preserve">II. Fill in the blanks with </w:t>
      </w:r>
      <w:proofErr w:type="gramStart"/>
      <w:r w:rsidRPr="00DB77C6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DB77C6">
        <w:rPr>
          <w:rFonts w:ascii="Times New Roman" w:hAnsi="Times New Roman" w:cs="Times New Roman"/>
          <w:sz w:val="24"/>
          <w:szCs w:val="24"/>
        </w:rPr>
        <w:t>, WHICH or WHOSE: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He arrived with a friend ___</w:t>
      </w:r>
      <w:r w:rsidR="00CB7B69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waited outside in the car.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man ___</w:t>
      </w:r>
      <w:r w:rsidR="00CB7B69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 mobile was ringing did not know what to do.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3. The car __</w:t>
      </w:r>
      <w:r w:rsidR="00CB7B69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 the robbers escaped in was a BMW.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4. The woman ___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 daughter was crying tried to calm her down.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lastRenderedPageBreak/>
        <w:t>5. The postman 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works in the village is very old.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6. The family 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____ car was stolen last week is the Smiths.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7. The cowboy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is wearing a red shirt looks very funny.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8. A bus is a big car _</w:t>
      </w:r>
      <w:r w:rsidR="0029426E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_____ carries lots of people.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9. The volunteers, ____</w:t>
      </w:r>
      <w:r w:rsidR="0029426E">
        <w:rPr>
          <w:rFonts w:ascii="Times New Roman" w:hAnsi="Times New Roman" w:cs="Times New Roman"/>
          <w:sz w:val="24"/>
          <w:szCs w:val="24"/>
        </w:rPr>
        <w:t>whose</w:t>
      </w:r>
      <w:r w:rsidRPr="00DB77C6">
        <w:rPr>
          <w:rFonts w:ascii="Times New Roman" w:hAnsi="Times New Roman" w:cs="Times New Roman"/>
          <w:sz w:val="24"/>
          <w:szCs w:val="24"/>
        </w:rPr>
        <w:t>__ enthusiasm was obvious, finished the work quickly.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10. Children ____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 like music are often good at mathematics.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11. The engineers ___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 designed the building received an award.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12. The girl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recited the poem is my niece.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13. The townspeople, __</w:t>
      </w:r>
      <w:r w:rsidR="0029426E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____ pride in their community is well- known, raised enough money to build a new town hall.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14. The Pacific Ocean, ___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 might have been crossed by raft during the Stone Age, is the world's largest ocean.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15. The newspaper to ____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 we subscribe is delivered regularly.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III. Put who/ whom/ which/ that/ where…. in the blank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1. The parents thanked the woman __</w:t>
      </w:r>
      <w:r w:rsidR="00201936">
        <w:rPr>
          <w:rFonts w:ascii="Times New Roman" w:hAnsi="Times New Roman" w:cs="Times New Roman"/>
          <w:sz w:val="24"/>
          <w:szCs w:val="24"/>
        </w:rPr>
        <w:t>who</w:t>
      </w:r>
      <w:r w:rsidRPr="00DB77C6">
        <w:rPr>
          <w:rFonts w:ascii="Times New Roman" w:hAnsi="Times New Roman" w:cs="Times New Roman"/>
          <w:sz w:val="24"/>
          <w:szCs w:val="24"/>
        </w:rPr>
        <w:t>__had saved their son</w:t>
      </w: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  <w:r w:rsidRPr="00DB77C6">
        <w:rPr>
          <w:rFonts w:ascii="Times New Roman" w:hAnsi="Times New Roman" w:cs="Times New Roman"/>
          <w:sz w:val="24"/>
          <w:szCs w:val="24"/>
        </w:rPr>
        <w:t>2. The factory __</w:t>
      </w:r>
      <w:r w:rsidR="00201936">
        <w:rPr>
          <w:rFonts w:ascii="Times New Roman" w:hAnsi="Times New Roman" w:cs="Times New Roman"/>
          <w:sz w:val="24"/>
          <w:szCs w:val="24"/>
        </w:rPr>
        <w:t>which</w:t>
      </w:r>
      <w:r w:rsidRPr="00DB77C6">
        <w:rPr>
          <w:rFonts w:ascii="Times New Roman" w:hAnsi="Times New Roman" w:cs="Times New Roman"/>
          <w:sz w:val="24"/>
          <w:szCs w:val="24"/>
        </w:rPr>
        <w:t>___closed last week had been there for many years</w:t>
      </w:r>
    </w:p>
    <w:p w:rsidR="008A4159" w:rsidRPr="00DB77C6" w:rsidRDefault="008A4159" w:rsidP="008A4159">
      <w:pPr>
        <w:rPr>
          <w:ins w:id="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Two men, neither of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whom</w:t>
      </w:r>
      <w:ins w:id="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___I had been before, came into my office.</w:t>
        </w:r>
      </w:ins>
    </w:p>
    <w:p w:rsidR="008A4159" w:rsidRPr="00DB77C6" w:rsidRDefault="008A4159" w:rsidP="008A4159">
      <w:pPr>
        <w:rPr>
          <w:ins w:id="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I like the ice-cream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__they sell in that shop</w:t>
        </w:r>
      </w:ins>
    </w:p>
    <w:p w:rsidR="008A4159" w:rsidRPr="00DB77C6" w:rsidRDefault="008A4159" w:rsidP="008A4159">
      <w:pPr>
        <w:rPr>
          <w:ins w:id="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ate the food ___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 no one else wanted</w:t>
        </w:r>
      </w:ins>
    </w:p>
    <w:p w:rsidR="008A4159" w:rsidRPr="00DB77C6" w:rsidRDefault="008A4159" w:rsidP="008A4159">
      <w:pPr>
        <w:rPr>
          <w:ins w:id="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John has got a new mobile phone __</w:t>
        </w:r>
      </w:ins>
      <w:r w:rsidR="00201936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 takes photos</w:t>
        </w:r>
      </w:ins>
    </w:p>
    <w:p w:rsidR="008A4159" w:rsidRPr="00DB77C6" w:rsidRDefault="008A4159" w:rsidP="008A4159">
      <w:pPr>
        <w:rPr>
          <w:ins w:id="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village 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where</w:t>
      </w:r>
      <w:ins w:id="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 I ran out of petrol didn’t have a petrol station</w:t>
        </w:r>
      </w:ins>
    </w:p>
    <w:p w:rsidR="008A4159" w:rsidRPr="00DB77C6" w:rsidRDefault="008A4159" w:rsidP="008A4159">
      <w:pPr>
        <w:rPr>
          <w:ins w:id="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job for ___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__she has applied is in London</w:t>
        </w:r>
      </w:ins>
    </w:p>
    <w:p w:rsidR="008A4159" w:rsidRPr="00DB77C6" w:rsidRDefault="008A4159" w:rsidP="008A4159">
      <w:pPr>
        <w:rPr>
          <w:ins w:id="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John sold his computer, 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2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____he no longer need, to his cousin</w:t>
        </w:r>
      </w:ins>
    </w:p>
    <w:p w:rsidR="008A4159" w:rsidRPr="00DB77C6" w:rsidRDefault="008A4159" w:rsidP="008A4159">
      <w:pPr>
        <w:rPr>
          <w:ins w:id="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Teddy has two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cars,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one of ___</w:t>
        </w:r>
      </w:ins>
      <w:r w:rsidR="00BA253B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 is very expensive.</w:t>
        </w:r>
      </w:ins>
    </w:p>
    <w:p w:rsidR="008A4159" w:rsidRPr="00DB77C6" w:rsidRDefault="008A4159" w:rsidP="008A4159">
      <w:pPr>
        <w:rPr>
          <w:ins w:id="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IV. Combine These Pairs Of Sentences Using Relative Pronouns:</w:t>
        </w:r>
      </w:ins>
    </w:p>
    <w:p w:rsidR="008A4159" w:rsidRPr="00DB77C6" w:rsidRDefault="008A4159" w:rsidP="008A4159">
      <w:pPr>
        <w:rPr>
          <w:ins w:id="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first boy has just moved. He knows the truth.</w:t>
        </w:r>
      </w:ins>
    </w:p>
    <w:p w:rsidR="00BA253B" w:rsidRDefault="00BA253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The  first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boy who has just moved</w:t>
      </w:r>
    </w:p>
    <w:p w:rsidR="00BA253B" w:rsidRDefault="00BA253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first boy to have just moved knows the truth. </w:t>
      </w:r>
    </w:p>
    <w:p w:rsidR="008A4159" w:rsidRPr="00DB77C6" w:rsidRDefault="008A4159" w:rsidP="008A4159">
      <w:pPr>
        <w:rPr>
          <w:ins w:id="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don't remember the man. You said you met him at the canteen last week.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I don’t remember the man whom you said you met at the canteen last week </w:t>
      </w:r>
    </w:p>
    <w:p w:rsidR="008A4159" w:rsidRPr="00DB77C6" w:rsidRDefault="008A4159" w:rsidP="008A4159">
      <w:pPr>
        <w:rPr>
          <w:ins w:id="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The only thing is how to go home. It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make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me worried.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only thing which is how to go home make me worried.</w:t>
      </w:r>
    </w:p>
    <w:p w:rsidR="008A4159" w:rsidRDefault="008A4159" w:rsidP="00211F25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most beautiful girl lives city. I like her long hair very much.</w:t>
        </w:r>
      </w:ins>
    </w:p>
    <w:p w:rsidR="00211F25" w:rsidRPr="00DB77C6" w:rsidRDefault="00211F25" w:rsidP="00211F25">
      <w:pPr>
        <w:rPr>
          <w:ins w:id="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most beautiful girl, whose long hair , I like very much lives city.</w:t>
      </w:r>
    </w:p>
    <w:p w:rsidR="008A4159" w:rsidRPr="00DB77C6" w:rsidRDefault="008A4159" w:rsidP="008A4159">
      <w:pPr>
        <w:rPr>
          <w:ins w:id="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was Tom. I met him at the bar yesterday.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was tom whom I met at the bar yesterday.</w:t>
      </w:r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 I met at the bar yesterday was tom.</w:t>
      </w:r>
    </w:p>
    <w:p w:rsidR="008A4159" w:rsidRPr="00DB77C6" w:rsidRDefault="008A4159" w:rsidP="008A4159">
      <w:pPr>
        <w:rPr>
          <w:ins w:id="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often go swimming on Sundays. They have much free time then.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children often go swimming on Sundays when they have much free time.</w:t>
      </w:r>
    </w:p>
    <w:p w:rsidR="008A4159" w:rsidRPr="00DB77C6" w:rsidRDefault="008A4159" w:rsidP="008A4159">
      <w:pPr>
        <w:rPr>
          <w:ins w:id="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are looking for the man and his dog. They have lost the way in the forest.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are looking for the man and his dog that have lost the way in the forest.</w:t>
      </w:r>
    </w:p>
    <w:p w:rsidR="008A4159" w:rsidRPr="00DB77C6" w:rsidRDefault="008A4159" w:rsidP="008A4159">
      <w:pPr>
        <w:rPr>
          <w:ins w:id="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tree has lovely flowers. The tree stands near the gate of my house.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tree which has lovely flowers tree stands near the gate of my house.</w:t>
      </w:r>
    </w:p>
    <w:p w:rsidR="008A4159" w:rsidRPr="00DB77C6" w:rsidRDefault="008A4159" w:rsidP="008A4159">
      <w:pPr>
        <w:rPr>
          <w:ins w:id="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My wife wants you to come to dinner. You were speaking to my wife</w:t>
        </w:r>
      </w:ins>
    </w:p>
    <w:p w:rsidR="00211F25" w:rsidRDefault="00211F25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wife</w:t>
      </w:r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whom</w:t>
      </w: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wants you to come to dinner</w:t>
      </w:r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you were speaking </w:t>
      </w:r>
      <w:proofErr w:type="gramStart"/>
      <w:r w:rsidR="008419D4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to .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last man has just returned from the farm. I want to talk to him at once.</w:t>
        </w:r>
      </w:ins>
    </w:p>
    <w:p w:rsidR="008419D4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want to talk to the last man who has just returned from farm.</w:t>
      </w:r>
    </w:p>
    <w:p w:rsidR="008A4159" w:rsidRPr="00DB77C6" w:rsidRDefault="008A4159" w:rsidP="008A4159">
      <w:pPr>
        <w:rPr>
          <w:ins w:id="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students will be awarded the present. The students' reports are very valuable.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students whose reports are very valuable will be awarded the present.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book was a lovely story. I was reading it yesterday.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book which I was reading it yesterday was a lovely story.</w:t>
      </w:r>
    </w:p>
    <w:p w:rsidR="008A4159" w:rsidRPr="00DB77C6" w:rsidRDefault="008A4159" w:rsidP="008A4159">
      <w:pPr>
        <w:rPr>
          <w:ins w:id="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13. The botanist will never forget the day. He found a strange plant on that day.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botanist will never forget the day when he found a strange plant.</w:t>
      </w:r>
    </w:p>
    <w:p w:rsidR="008A4159" w:rsidRPr="00DB77C6" w:rsidRDefault="008A4159" w:rsidP="008A4159">
      <w:pPr>
        <w:rPr>
          <w:ins w:id="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Someone is phoning you. He looked for you three hours ago.</w:t>
        </w:r>
      </w:ins>
    </w:p>
    <w:p w:rsidR="00211F25" w:rsidRDefault="008419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Someone who is phoning you looked for you there hours ago.</w:t>
      </w:r>
    </w:p>
    <w:p w:rsidR="00DB6CD4" w:rsidRDefault="00DB6C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person who is phoning you looked for you there hours ago,</w:t>
      </w:r>
    </w:p>
    <w:p w:rsidR="008A4159" w:rsidRPr="00DB77C6" w:rsidRDefault="008A4159" w:rsidP="008A4159">
      <w:pPr>
        <w:rPr>
          <w:ins w:id="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man works for my father's company. The man's daughter is fond of dancing.</w:t>
        </w:r>
      </w:ins>
    </w:p>
    <w:p w:rsidR="00211F25" w:rsidRDefault="00DB6CD4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whose daughter is fond of dancing work for my father’s company.</w:t>
      </w:r>
      <w:proofErr w:type="gramEnd"/>
    </w:p>
    <w:p w:rsidR="008A4159" w:rsidRPr="00DB77C6" w:rsidRDefault="008A4159" w:rsidP="008A4159">
      <w:pPr>
        <w:rPr>
          <w:ins w:id="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V. Rewrite the following sentences by using relative clauses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worked for a woman. She used to be an artist.</w:t>
        </w:r>
      </w:ins>
    </w:p>
    <w:p w:rsidR="00DB6CD4" w:rsidRPr="00DB77C6" w:rsidRDefault="00DB6CD4" w:rsidP="008A4159">
      <w:pPr>
        <w:rPr>
          <w:ins w:id="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worked for a woman who used to be artist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They called a doctor. He lived nearby.</w:t>
        </w:r>
      </w:ins>
    </w:p>
    <w:p w:rsidR="00DB6CD4" w:rsidRPr="00DB77C6" w:rsidRDefault="00DB6CD4" w:rsidP="008A4159">
      <w:pPr>
        <w:rPr>
          <w:ins w:id="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called a doctor who lived nearby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wrote an email to my sister. She lives in Italy.</w:t>
        </w:r>
      </w:ins>
    </w:p>
    <w:p w:rsidR="00DB6CD4" w:rsidRPr="00DB77C6" w:rsidRDefault="00DB6CD4" w:rsidP="008A4159">
      <w:pPr>
        <w:rPr>
          <w:ins w:id="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I worte an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emai  to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my sister who lives in italy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Linh liked the waiter. He was very friendly.</w:t>
        </w:r>
      </w:ins>
    </w:p>
    <w:p w:rsidR="00DB6CD4" w:rsidRPr="00DB77C6" w:rsidRDefault="00DB6CD4" w:rsidP="008A4159">
      <w:pPr>
        <w:rPr>
          <w:ins w:id="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Linh liked the waiter who was very friendly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We broke a car. It belonged to my uncle.</w:t>
        </w:r>
      </w:ins>
    </w:p>
    <w:p w:rsidR="00DB6CD4" w:rsidRPr="00DB77C6" w:rsidRDefault="00DB6CD4" w:rsidP="008A4159">
      <w:pPr>
        <w:rPr>
          <w:ins w:id="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broke a car which belonged to my uncle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Ba dropped a cup. It was new.</w:t>
        </w:r>
      </w:ins>
    </w:p>
    <w:p w:rsidR="00DB6CD4" w:rsidRPr="00DB77C6" w:rsidRDefault="00DF21E9" w:rsidP="008A4159">
      <w:pPr>
        <w:rPr>
          <w:ins w:id="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Ba dropped a cup which was new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Nam loves books. They have happy endings.</w:t>
        </w:r>
      </w:ins>
    </w:p>
    <w:p w:rsidR="00DF21E9" w:rsidRPr="00DB77C6" w:rsidRDefault="00DF21E9" w:rsidP="008A4159">
      <w:pPr>
        <w:rPr>
          <w:ins w:id="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Nam loves book which have happy endings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I live in a city. It is in the north of Vietnam.</w:t>
        </w:r>
      </w:ins>
    </w:p>
    <w:p w:rsidR="00DF21E9" w:rsidRPr="00DB77C6" w:rsidRDefault="00DF21E9" w:rsidP="008A4159">
      <w:pPr>
        <w:rPr>
          <w:ins w:id="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live in a city which is in the north of VN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man is in the class. He is wearing a blue hat.</w:t>
        </w:r>
      </w:ins>
    </w:p>
    <w:p w:rsidR="00DF21E9" w:rsidRPr="00DB77C6" w:rsidRDefault="00DF21E9" w:rsidP="008A4159">
      <w:pPr>
        <w:rPr>
          <w:ins w:id="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The man is in the class who is wearing a blue hat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woman works in a hospital. She is from India.</w:t>
        </w:r>
      </w:ins>
    </w:p>
    <w:p w:rsidR="00DF21E9" w:rsidRPr="00DB77C6" w:rsidRDefault="00DF21E9" w:rsidP="008A4159">
      <w:pPr>
        <w:rPr>
          <w:ins w:id="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woman works in a hospital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from india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My sister has four sons. She lives in Japan.</w:t>
        </w:r>
      </w:ins>
    </w:p>
    <w:p w:rsidR="009054D3" w:rsidRPr="00DB77C6" w:rsidRDefault="009054D3" w:rsidP="008A4159">
      <w:pPr>
        <w:rPr>
          <w:ins w:id="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sister has four sons who lives in japan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was rude. He was wearing a red shirt.</w:t>
        </w:r>
      </w:ins>
    </w:p>
    <w:p w:rsidR="009054D3" w:rsidRPr="00DB77C6" w:rsidRDefault="009054D3" w:rsidP="008A4159">
      <w:pPr>
        <w:rPr>
          <w:ins w:id="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was rude who was wearing a red shirt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phone is on the table. It belongs to An.</w:t>
        </w:r>
      </w:ins>
    </w:p>
    <w:p w:rsidR="009054D3" w:rsidRPr="00DB77C6" w:rsidRDefault="009054D3" w:rsidP="008A4159">
      <w:pPr>
        <w:rPr>
          <w:ins w:id="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phone is on the table which belongs to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An</w:t>
      </w:r>
      <w:proofErr w:type="gramEnd"/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TV got broken. It was my grandfather’s.</w:t>
        </w:r>
      </w:ins>
    </w:p>
    <w:p w:rsidR="009054D3" w:rsidRPr="00DB77C6" w:rsidRDefault="009054D3" w:rsidP="008A4159">
      <w:pPr>
        <w:rPr>
          <w:ins w:id="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got broken which was my grandfather’s</w:t>
      </w:r>
    </w:p>
    <w:p w:rsidR="008A4159" w:rsidRPr="00DB77C6" w:rsidRDefault="008A4159" w:rsidP="008A4159">
      <w:pPr>
        <w:rPr>
          <w:ins w:id="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radio was stolen. It was bought 35 years ago.</w:t>
        </w:r>
      </w:ins>
    </w:p>
    <w:p w:rsidR="009054D3" w:rsidRDefault="009054D3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radio was stolen which was bought 35 years ago</w:t>
      </w:r>
    </w:p>
    <w:p w:rsidR="009054D3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The girl gave Binh his phone. She is his daughter</w:t>
        </w:r>
      </w:ins>
    </w:p>
    <w:p w:rsidR="008A4159" w:rsidRPr="00DB77C6" w:rsidRDefault="009054D3" w:rsidP="008A4159">
      <w:pPr>
        <w:rPr>
          <w:ins w:id="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girl who gave binh his phone is his daughter</w:t>
      </w:r>
      <w:ins w:id="90" w:author="Unknown">
        <w:r w:rsidR="008A4159"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17. This is the laptop. My mother has just bought it.</w:t>
        </w:r>
      </w:ins>
    </w:p>
    <w:p w:rsidR="00C84912" w:rsidRPr="00DB77C6" w:rsidRDefault="00C84912" w:rsidP="008A4159">
      <w:pPr>
        <w:rPr>
          <w:ins w:id="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This is the laptop which my mother has just bought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18. That’s the man. His car is a Ferrari.</w:t>
        </w:r>
      </w:ins>
    </w:p>
    <w:p w:rsidR="00C84912" w:rsidRPr="00DB77C6" w:rsidRDefault="00C84912" w:rsidP="008A4159">
      <w:pPr>
        <w:rPr>
          <w:ins w:id="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That’s the man whose car is a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ferrari</w:t>
      </w:r>
      <w:proofErr w:type="gramEnd"/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19. I know the woman. She lives upstairs.</w:t>
        </w:r>
      </w:ins>
    </w:p>
    <w:p w:rsidR="00C84912" w:rsidRPr="00DB77C6" w:rsidRDefault="00C84912" w:rsidP="008A4159">
      <w:pPr>
        <w:rPr>
          <w:ins w:id="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know the woman who lives upstairs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It’s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dog. I always talk to him at night.</w:t>
        </w:r>
      </w:ins>
    </w:p>
    <w:p w:rsidR="00C84912" w:rsidRPr="00DB77C6" w:rsidRDefault="00C84912" w:rsidP="008A4159">
      <w:pPr>
        <w:rPr>
          <w:ins w:id="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It’s the dog which I always to talk to at night.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21. She opened the cupboard. She kept her best glasses in there.</w:t>
        </w:r>
      </w:ins>
    </w:p>
    <w:p w:rsidR="00C84912" w:rsidRPr="00DB77C6" w:rsidRDefault="00C84912" w:rsidP="008A4159">
      <w:pPr>
        <w:rPr>
          <w:ins w:id="1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opened the cupboard which she kept her best.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22. This is the house. General Giap lived here.</w:t>
        </w:r>
      </w:ins>
    </w:p>
    <w:p w:rsidR="00C84912" w:rsidRPr="00DB77C6" w:rsidRDefault="00C84912" w:rsidP="008A4159">
      <w:pPr>
        <w:rPr>
          <w:ins w:id="1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This is the house where General Giap lived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23. The flight was canceled. We were going to take it.</w:t>
        </w:r>
      </w:ins>
    </w:p>
    <w:p w:rsidR="00C84912" w:rsidRPr="00DB77C6" w:rsidRDefault="00C84912" w:rsidP="008A4159">
      <w:pPr>
        <w:rPr>
          <w:ins w:id="1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flight was canceled which we were going to take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24. I saw the lady in the shop. She was Vicki Zhao.</w:t>
        </w:r>
      </w:ins>
    </w:p>
    <w:p w:rsidR="00C84912" w:rsidRPr="00DB77C6" w:rsidRDefault="00C84912" w:rsidP="008A4159">
      <w:pPr>
        <w:rPr>
          <w:ins w:id="1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saw the lady in the show who was Vicki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25. The man is a director. His dog is sick.</w:t>
        </w:r>
      </w:ins>
    </w:p>
    <w:p w:rsidR="00C84912" w:rsidRPr="00DB77C6" w:rsidRDefault="00C84912" w:rsidP="008A4159">
      <w:pPr>
        <w:rPr>
          <w:ins w:id="1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is a director whose dog is sick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26. My violin is missing. It was my birthday present.</w:t>
        </w:r>
      </w:ins>
    </w:p>
    <w:p w:rsidR="00C84912" w:rsidRPr="00DB77C6" w:rsidRDefault="00C84912" w:rsidP="008A4159">
      <w:pPr>
        <w:rPr>
          <w:ins w:id="1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violin is missing which was my birthday present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27. I first learn English from a book. I’ve just reread it.</w:t>
        </w:r>
      </w:ins>
    </w:p>
    <w:p w:rsidR="00C84912" w:rsidRPr="00DB77C6" w:rsidRDefault="00C84912" w:rsidP="008A4159">
      <w:pPr>
        <w:rPr>
          <w:ins w:id="1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first learn English from a book which I have just reread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28. The police officer has just arrested a man. He robbed the bank.</w:t>
        </w:r>
      </w:ins>
    </w:p>
    <w:p w:rsidR="00C84912" w:rsidRPr="00DB77C6" w:rsidRDefault="00C84912" w:rsidP="008A4159">
      <w:pPr>
        <w:rPr>
          <w:ins w:id="1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police officer has just arrested a man who robbed the bank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29. These are the shoes. I bought them in HCMC.</w:t>
        </w:r>
      </w:ins>
    </w:p>
    <w:p w:rsidR="00C84912" w:rsidRDefault="00C8491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These are the shoes which I bought in HCM.</w:t>
      </w:r>
    </w:p>
    <w:p w:rsidR="00B0413F" w:rsidRPr="00DB77C6" w:rsidRDefault="00B0413F" w:rsidP="008A4159">
      <w:pPr>
        <w:rPr>
          <w:ins w:id="1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1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VI. Combine two sentences by using reduced relative clauses</w:t>
        </w:r>
      </w:ins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9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bought the car. Her father had recommended it.</w:t>
        </w:r>
      </w:ins>
    </w:p>
    <w:p w:rsidR="00BB1A08" w:rsidRPr="00BB1A08" w:rsidRDefault="00BB1A08" w:rsidP="00BB1A08">
      <w:pPr>
        <w:ind w:left="360"/>
        <w:rPr>
          <w:ins w:id="1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bought the car which her father had recommended.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1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 lost the pen. I had given it to him.</w:t>
        </w:r>
      </w:ins>
    </w:p>
    <w:p w:rsidR="00BB1A08" w:rsidRPr="00BB1A08" w:rsidRDefault="00BB1A08" w:rsidP="00BB1A08">
      <w:pPr>
        <w:pStyle w:val="ListParagraph"/>
        <w:rPr>
          <w:ins w:id="1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lost the pen which I had to him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3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called the delivery company. Nga often uses it.</w:t>
        </w:r>
      </w:ins>
    </w:p>
    <w:p w:rsidR="00BB1A08" w:rsidRPr="00BB1A08" w:rsidRDefault="00BB1A08" w:rsidP="00BB1A08">
      <w:pPr>
        <w:pStyle w:val="ListParagraph"/>
        <w:rPr>
          <w:ins w:id="1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called the delivery company which nga often uses.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5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Lam met a girl. I used to employ her.</w:t>
        </w:r>
      </w:ins>
    </w:p>
    <w:p w:rsidR="00BB1A08" w:rsidRPr="00BB1A08" w:rsidRDefault="00BB1A08" w:rsidP="00BB1A08">
      <w:pPr>
        <w:pStyle w:val="ListParagraph"/>
        <w:rPr>
          <w:ins w:id="1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Lam met a girl whom I used to employ.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7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Chi called the lawyer. My mother knows him.</w:t>
        </w:r>
      </w:ins>
    </w:p>
    <w:p w:rsidR="00BB1A08" w:rsidRPr="00BB1A08" w:rsidRDefault="00BB1A08" w:rsidP="00BB1A08">
      <w:pPr>
        <w:pStyle w:val="ListParagraph"/>
        <w:rPr>
          <w:ins w:id="1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Chi called the lawyer whom my mother knows.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29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He brought a woman. I worked with her last year.</w:t>
        </w:r>
      </w:ins>
    </w:p>
    <w:p w:rsidR="00BB1A08" w:rsidRPr="00BB1A08" w:rsidRDefault="00BB1A08" w:rsidP="00BB1A08">
      <w:pPr>
        <w:ind w:left="360"/>
        <w:rPr>
          <w:ins w:id="1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He brought a woman who I worked with last year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1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employed the pianist. Hai introduced her.</w:t>
        </w:r>
      </w:ins>
    </w:p>
    <w:p w:rsidR="00BB1A08" w:rsidRPr="00BB1A08" w:rsidRDefault="00BB1A08" w:rsidP="00BB1A08">
      <w:pPr>
        <w:pStyle w:val="ListParagraph"/>
        <w:rPr>
          <w:ins w:id="1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We employed the pianist whom hai introduced.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3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cake is on the table. I bought it.</w:t>
        </w:r>
      </w:ins>
    </w:p>
    <w:p w:rsidR="00BB1A08" w:rsidRPr="00BB1A08" w:rsidRDefault="00BB1A08" w:rsidP="00BB1A08">
      <w:pPr>
        <w:pStyle w:val="ListParagraph"/>
        <w:rPr>
          <w:ins w:id="1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cake which is on the table I bought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5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The book belongs to </w:t>
        </w:r>
        <w:proofErr w:type="gramStart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Lan</w:t>
        </w:r>
        <w:proofErr w:type="gramEnd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. </w:t>
        </w:r>
        <w:proofErr w:type="gramStart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found it under the chair.</w:t>
        </w:r>
      </w:ins>
    </w:p>
    <w:p w:rsidR="00BB1A08" w:rsidRPr="00BB1A08" w:rsidRDefault="00BB1A08" w:rsidP="00BB1A08">
      <w:pPr>
        <w:pStyle w:val="ListParagraph"/>
        <w:rPr>
          <w:ins w:id="1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book which belongs to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Lan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An found undẻ the chair.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7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food was delicious. Huy cooked the food.</w:t>
        </w:r>
      </w:ins>
    </w:p>
    <w:p w:rsidR="00BB1A08" w:rsidRPr="00BB1A08" w:rsidRDefault="00BB1A08" w:rsidP="00BB1A08">
      <w:pPr>
        <w:pStyle w:val="ListParagraph"/>
        <w:rPr>
          <w:ins w:id="1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Huy cooked the food which was delicious</w:t>
      </w:r>
    </w:p>
    <w:p w:rsidR="008A4159" w:rsidRPr="00BB1A08" w:rsidRDefault="008A4159" w:rsidP="00BB1A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39" w:author="Unknown">
        <w:r w:rsidRPr="00BB1A08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bike was stolen. My parents gave me the bike.</w:t>
        </w:r>
      </w:ins>
    </w:p>
    <w:p w:rsidR="00BB1A08" w:rsidRPr="00BB1A08" w:rsidRDefault="00BB1A08" w:rsidP="00BB1A08">
      <w:pPr>
        <w:pStyle w:val="ListParagraph"/>
        <w:rPr>
          <w:ins w:id="1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bike w</w:t>
      </w:r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hich was stolen my parents gave me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1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man was arrested. I reported him to the police.</w:t>
        </w:r>
      </w:ins>
    </w:p>
    <w:p w:rsidR="004C4A35" w:rsidRPr="004C4A35" w:rsidRDefault="004C4A35" w:rsidP="004C4A35">
      <w:pPr>
        <w:pStyle w:val="ListParagraph"/>
        <w:rPr>
          <w:ins w:id="1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whom arrested I reported to the police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3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teacher was right. Ngan asked him about her problem.</w:t>
        </w:r>
      </w:ins>
    </w:p>
    <w:p w:rsidR="004C4A35" w:rsidRPr="004C4A35" w:rsidRDefault="004C4A35" w:rsidP="004C4A35">
      <w:pPr>
        <w:pStyle w:val="ListParagraph"/>
        <w:rPr>
          <w:ins w:id="1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teacher whom was right ngan asked about problem.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5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writer was very pretty. My brother dated her.</w:t>
        </w:r>
      </w:ins>
    </w:p>
    <w:p w:rsidR="004C4A35" w:rsidRPr="004C4A35" w:rsidRDefault="004C4A35" w:rsidP="004C4A35">
      <w:pPr>
        <w:pStyle w:val="ListParagraph"/>
        <w:rPr>
          <w:ins w:id="1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writer was very pretty whom my brother dated</w:t>
      </w:r>
    </w:p>
    <w:p w:rsidR="008A4159" w:rsidRPr="004C4A35" w:rsidRDefault="008A4159" w:rsidP="004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7" w:author="Unknown">
        <w:r w:rsidRPr="004C4A35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secretary is in the office. Dzung likes her.</w:t>
        </w:r>
      </w:ins>
    </w:p>
    <w:p w:rsidR="004C4A35" w:rsidRPr="004C4A35" w:rsidRDefault="004C4A35" w:rsidP="004C4A35">
      <w:pPr>
        <w:pStyle w:val="ListParagraph"/>
        <w:rPr>
          <w:ins w:id="1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secretary  whom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in the office dung likes.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We ate the food. I bought the food.</w:t>
        </w:r>
      </w:ins>
    </w:p>
    <w:p w:rsidR="004C4A35" w:rsidRPr="00DB77C6" w:rsidRDefault="004C4A35" w:rsidP="008A4159">
      <w:pPr>
        <w:rPr>
          <w:ins w:id="1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bought the food which we ate</w:t>
      </w:r>
    </w:p>
    <w:p w:rsidR="008A4159" w:rsidRPr="00DB77C6" w:rsidRDefault="008A4159" w:rsidP="008A4159">
      <w:pPr>
        <w:rPr>
          <w:ins w:id="1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VII. Make one sentence from two. Use who/ which/ that/ where …..</w:t>
        </w:r>
      </w:ins>
    </w:p>
    <w:p w:rsidR="008A4159" w:rsidRPr="00DB77C6" w:rsidRDefault="008A4159" w:rsidP="008A4159">
      <w:pPr>
        <w:rPr>
          <w:ins w:id="1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I went to see a doctor. She had helped my father</w:t>
        </w:r>
      </w:ins>
    </w:p>
    <w:p w:rsidR="008A4159" w:rsidRPr="00DB77C6" w:rsidRDefault="008A4159" w:rsidP="008A4159">
      <w:pPr>
        <w:rPr>
          <w:ins w:id="1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went to see the doctor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had helped my father</w:t>
      </w:r>
    </w:p>
    <w:p w:rsidR="008A4159" w:rsidRPr="00DB77C6" w:rsidRDefault="008A4159" w:rsidP="008A4159">
      <w:pPr>
        <w:rPr>
          <w:ins w:id="1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A woman wrote to me. She wanted my advice</w:t>
        </w:r>
      </w:ins>
    </w:p>
    <w:p w:rsidR="008A4159" w:rsidRPr="00DB77C6" w:rsidRDefault="008A4159" w:rsidP="008A4159">
      <w:pPr>
        <w:rPr>
          <w:ins w:id="1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The woman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 wrote to me wanted my advice</w:t>
      </w:r>
      <w:ins w:id="1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</w:t>
        </w:r>
      </w:ins>
    </w:p>
    <w:p w:rsidR="008A4159" w:rsidRPr="00DB77C6" w:rsidRDefault="008A4159" w:rsidP="008A4159">
      <w:pPr>
        <w:rPr>
          <w:ins w:id="1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Mary was wearing the red dress. It was made in France</w:t>
        </w:r>
      </w:ins>
    </w:p>
    <w:p w:rsidR="008A4159" w:rsidRPr="00DB77C6" w:rsidRDefault="008A4159" w:rsidP="008A4159">
      <w:pPr>
        <w:rPr>
          <w:ins w:id="1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Mary was wearing the red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dress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was made in france</w:t>
      </w:r>
      <w:ins w:id="1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</w:t>
        </w:r>
      </w:ins>
    </w:p>
    <w:p w:rsidR="008A4159" w:rsidRPr="00DB77C6" w:rsidRDefault="008A4159" w:rsidP="008A4159">
      <w:pPr>
        <w:rPr>
          <w:ins w:id="1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We stayed at Sofitel hotel. Mark recommended it to us</w:t>
        </w:r>
      </w:ins>
    </w:p>
    <w:p w:rsidR="008A4159" w:rsidRPr="00DB77C6" w:rsidRDefault="008A4159" w:rsidP="008A4159">
      <w:pPr>
        <w:rPr>
          <w:ins w:id="1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We stayed at Sofitel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hotel 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mark recommended to us</w:t>
      </w:r>
      <w:ins w:id="1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</w:t>
        </w:r>
      </w:ins>
    </w:p>
    <w:p w:rsidR="008A4159" w:rsidRPr="00DB77C6" w:rsidRDefault="008A4159" w:rsidP="008A4159">
      <w:pPr>
        <w:rPr>
          <w:ins w:id="1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John is one of my closest friends. I have known him for three years</w:t>
        </w:r>
      </w:ins>
    </w:p>
    <w:p w:rsidR="008A4159" w:rsidRPr="00DB77C6" w:rsidRDefault="008A4159" w:rsidP="008A4159">
      <w:pPr>
        <w:rPr>
          <w:ins w:id="1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 xml:space="preserve">John is one of my closest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friends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that</w:t>
      </w:r>
      <w:proofErr w:type="gramEnd"/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 have known for three years</w:t>
      </w:r>
      <w:ins w:id="1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______________</w:t>
        </w:r>
      </w:ins>
    </w:p>
    <w:p w:rsidR="008A4159" w:rsidRPr="00DB77C6" w:rsidRDefault="008A4159" w:rsidP="008A4159">
      <w:pPr>
        <w:rPr>
          <w:ins w:id="1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New York is one of the largest cities in the USA. My sister is living there</w:t>
        </w:r>
      </w:ins>
    </w:p>
    <w:p w:rsidR="008A4159" w:rsidRPr="00DB77C6" w:rsidRDefault="008A4159" w:rsidP="008A4159">
      <w:pPr>
        <w:rPr>
          <w:ins w:id="1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New York is one of the largest cities in the USA</w:t>
        </w:r>
      </w:ins>
      <w:r w:rsidR="004C4A3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where my sister is living</w:t>
      </w:r>
      <w:ins w:id="1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</w:t>
        </w:r>
      </w:ins>
    </w:p>
    <w:p w:rsidR="008A4159" w:rsidRPr="00DB77C6" w:rsidRDefault="008A4159" w:rsidP="008A4159">
      <w:pPr>
        <w:rPr>
          <w:ins w:id="1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Ann talked to a man. He won a lot of money</w:t>
        </w:r>
      </w:ins>
    </w:p>
    <w:p w:rsidR="008A4159" w:rsidRPr="00DB77C6" w:rsidRDefault="008A4159" w:rsidP="008A4159">
      <w:pPr>
        <w:rPr>
          <w:ins w:id="1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Ann talked to the man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won a lot of money</w:t>
      </w:r>
      <w:ins w:id="1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</w:t>
        </w:r>
      </w:ins>
    </w:p>
    <w:p w:rsidR="008A4159" w:rsidRPr="00DB77C6" w:rsidRDefault="008A4159" w:rsidP="008A4159">
      <w:pPr>
        <w:rPr>
          <w:ins w:id="1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couple has got a married again. Their divorce was in the newspapers</w:t>
        </w:r>
      </w:ins>
    </w:p>
    <w:p w:rsidR="008A4159" w:rsidRPr="00DB77C6" w:rsidRDefault="008A4159" w:rsidP="008A4159">
      <w:pPr>
        <w:rPr>
          <w:ins w:id="1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couple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 has got a married again divorce was in the newspapers</w:t>
      </w:r>
      <w:ins w:id="1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___________________</w:t>
        </w:r>
      </w:ins>
    </w:p>
    <w:p w:rsidR="008A4159" w:rsidRPr="00DB77C6" w:rsidRDefault="008A4159" w:rsidP="008A4159">
      <w:pPr>
        <w:rPr>
          <w:ins w:id="1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He is an architect. He designed the new city library</w:t>
        </w:r>
      </w:ins>
    </w:p>
    <w:p w:rsidR="008A4159" w:rsidRPr="00DB77C6" w:rsidRDefault="008A4159" w:rsidP="008A4159">
      <w:pPr>
        <w:rPr>
          <w:ins w:id="1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He is the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architect 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who</w:t>
      </w:r>
      <w:proofErr w:type="gramEnd"/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designed the new city library</w:t>
      </w:r>
      <w:ins w:id="1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</w:t>
        </w:r>
      </w:ins>
    </w:p>
    <w:p w:rsidR="008A4159" w:rsidRPr="00DB77C6" w:rsidRDefault="008A4159" w:rsidP="008A4159">
      <w:pPr>
        <w:rPr>
          <w:ins w:id="1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Jerry sent me a letter. It was very funny.</w:t>
        </w:r>
      </w:ins>
    </w:p>
    <w:p w:rsidR="008A4159" w:rsidRPr="00DB77C6" w:rsidRDefault="008A4159" w:rsidP="008A4159">
      <w:pPr>
        <w:rPr>
          <w:ins w:id="1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Jerry sent me the letter</w:t>
        </w:r>
      </w:ins>
      <w:r w:rsidR="00BC3F6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 was very funny</w:t>
      </w:r>
      <w:ins w:id="2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</w:t>
        </w:r>
      </w:ins>
    </w:p>
    <w:p w:rsidR="008A4159" w:rsidRPr="00DB77C6" w:rsidRDefault="008A4159" w:rsidP="008A4159">
      <w:pPr>
        <w:rPr>
          <w:ins w:id="2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VIII. Choose the best answer A, B, C or D to complete the sentences</w:t>
        </w:r>
      </w:ins>
    </w:p>
    <w:p w:rsidR="008A4159" w:rsidRPr="00DB77C6" w:rsidRDefault="008A4159" w:rsidP="008A4159">
      <w:pPr>
        <w:rPr>
          <w:ins w:id="2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Nam Dinh province, ___________ my uncle lives, often has hurricanes.</w:t>
        </w:r>
      </w:ins>
    </w:p>
    <w:p w:rsidR="008A4159" w:rsidRPr="00DB77C6" w:rsidRDefault="008A4159" w:rsidP="008A4159">
      <w:pPr>
        <w:rPr>
          <w:ins w:id="2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A.when</w:t>
        </w:r>
      </w:ins>
    </w:p>
    <w:p w:rsidR="008A4159" w:rsidRPr="00DB77C6" w:rsidRDefault="008A4159" w:rsidP="008A4159">
      <w:pPr>
        <w:rPr>
          <w:ins w:id="2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B.where</w:t>
        </w:r>
      </w:ins>
    </w:p>
    <w:p w:rsidR="008A4159" w:rsidRPr="00DB77C6" w:rsidRDefault="008A4159" w:rsidP="008A4159">
      <w:pPr>
        <w:rPr>
          <w:ins w:id="2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D.that</w:t>
        </w:r>
      </w:ins>
    </w:p>
    <w:p w:rsidR="008A4159" w:rsidRPr="00DB77C6" w:rsidRDefault="008A4159" w:rsidP="008A4159">
      <w:pPr>
        <w:rPr>
          <w:ins w:id="2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2. I think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doctors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___________work in disaster areas are both unselfish and very brave.</w:t>
        </w:r>
      </w:ins>
    </w:p>
    <w:p w:rsidR="008A4159" w:rsidRPr="00DB77C6" w:rsidRDefault="008A4159" w:rsidP="008A4159">
      <w:pPr>
        <w:rPr>
          <w:ins w:id="2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1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B.which</w:t>
        </w:r>
      </w:ins>
    </w:p>
    <w:p w:rsidR="008A4159" w:rsidRPr="00DB77C6" w:rsidRDefault="008A4159" w:rsidP="008A4159">
      <w:pPr>
        <w:rPr>
          <w:ins w:id="2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C.they</w:t>
        </w:r>
      </w:ins>
    </w:p>
    <w:p w:rsidR="008A4159" w:rsidRPr="00DB77C6" w:rsidRDefault="008A4159" w:rsidP="008A4159">
      <w:pPr>
        <w:rPr>
          <w:ins w:id="2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D.those</w:t>
        </w:r>
      </w:ins>
    </w:p>
    <w:p w:rsidR="008A4159" w:rsidRPr="00DB77C6" w:rsidRDefault="008A4159" w:rsidP="008A4159">
      <w:pPr>
        <w:rPr>
          <w:ins w:id="2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2005 was the year _________there was a big earthquake in Indonesia.</w:t>
        </w:r>
      </w:ins>
    </w:p>
    <w:p w:rsidR="008A4159" w:rsidRPr="00DB77C6" w:rsidRDefault="008A4159" w:rsidP="008A4159">
      <w:pPr>
        <w:rPr>
          <w:ins w:id="2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A.which</w:t>
        </w:r>
      </w:ins>
    </w:p>
    <w:p w:rsidR="008A4159" w:rsidRPr="00DB77C6" w:rsidRDefault="008A4159" w:rsidP="008A4159">
      <w:pPr>
        <w:rPr>
          <w:ins w:id="2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2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B.where</w:t>
        </w:r>
      </w:ins>
    </w:p>
    <w:p w:rsidR="008A4159" w:rsidRPr="00DB77C6" w:rsidRDefault="008A4159" w:rsidP="008A4159">
      <w:pPr>
        <w:rPr>
          <w:ins w:id="2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C.who</w:t>
        </w:r>
      </w:ins>
    </w:p>
    <w:p w:rsidR="008A4159" w:rsidRPr="00DB77C6" w:rsidRDefault="008A4159" w:rsidP="008A4159">
      <w:pPr>
        <w:rPr>
          <w:ins w:id="2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2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Mai is the girl___________mother is an architect.</w:t>
        </w:r>
      </w:ins>
    </w:p>
    <w:p w:rsidR="008A4159" w:rsidRPr="00DB77C6" w:rsidRDefault="008A4159" w:rsidP="008A4159">
      <w:pPr>
        <w:rPr>
          <w:ins w:id="2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3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B.whose</w:t>
        </w:r>
      </w:ins>
    </w:p>
    <w:p w:rsidR="008A4159" w:rsidRPr="00DB77C6" w:rsidRDefault="008A4159" w:rsidP="008A4159">
      <w:pPr>
        <w:rPr>
          <w:ins w:id="2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D.that</w:t>
        </w:r>
      </w:ins>
    </w:p>
    <w:p w:rsidR="008A4159" w:rsidRPr="00DB77C6" w:rsidRDefault="008A4159" w:rsidP="008A4159">
      <w:pPr>
        <w:rPr>
          <w:ins w:id="2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A snake or a spider is the animal_________she’d like to keep as a pet.</w:t>
        </w:r>
      </w:ins>
    </w:p>
    <w:p w:rsidR="008A4159" w:rsidRPr="00DB77C6" w:rsidRDefault="008A4159" w:rsidP="008A4159">
      <w:pPr>
        <w:rPr>
          <w:ins w:id="2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A.where</w:t>
        </w:r>
      </w:ins>
    </w:p>
    <w:p w:rsidR="008A4159" w:rsidRPr="00DB77C6" w:rsidRDefault="008A4159" w:rsidP="008A4159">
      <w:pPr>
        <w:rPr>
          <w:ins w:id="2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B.what</w:t>
        </w:r>
      </w:ins>
    </w:p>
    <w:p w:rsidR="008A4159" w:rsidRPr="00DB77C6" w:rsidRDefault="008A4159" w:rsidP="008A4159">
      <w:pPr>
        <w:rPr>
          <w:ins w:id="2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C.that</w:t>
        </w:r>
      </w:ins>
    </w:p>
    <w:p w:rsidR="008A4159" w:rsidRPr="00DB77C6" w:rsidRDefault="008A4159" w:rsidP="008A4159">
      <w:pPr>
        <w:rPr>
          <w:ins w:id="2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2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My older brother, ________was twenty-two last month, has gone to work in India.</w:t>
        </w:r>
      </w:ins>
    </w:p>
    <w:p w:rsidR="008A4159" w:rsidRPr="00DB77C6" w:rsidRDefault="008A4159" w:rsidP="008A4159">
      <w:pPr>
        <w:rPr>
          <w:ins w:id="2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B.that</w:t>
        </w:r>
      </w:ins>
    </w:p>
    <w:p w:rsidR="008A4159" w:rsidRPr="00DB77C6" w:rsidRDefault="008A4159" w:rsidP="008A4159">
      <w:pPr>
        <w:rPr>
          <w:ins w:id="2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C.he</w:t>
        </w:r>
      </w:ins>
    </w:p>
    <w:p w:rsidR="008A4159" w:rsidRPr="00DB77C6" w:rsidRDefault="008A4159" w:rsidP="008A4159">
      <w:pPr>
        <w:rPr>
          <w:ins w:id="2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D.which</w:t>
        </w:r>
      </w:ins>
    </w:p>
    <w:p w:rsidR="008A4159" w:rsidRPr="00DB77C6" w:rsidRDefault="008A4159" w:rsidP="008A4159">
      <w:pPr>
        <w:rPr>
          <w:ins w:id="2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India is the country __________he spent the early years of his life.</w:t>
        </w:r>
      </w:ins>
    </w:p>
    <w:p w:rsidR="008A4159" w:rsidRPr="00DB77C6" w:rsidRDefault="008A4159" w:rsidP="008A4159">
      <w:pPr>
        <w:rPr>
          <w:ins w:id="2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A.at which</w:t>
        </w:r>
      </w:ins>
    </w:p>
    <w:p w:rsidR="008A4159" w:rsidRPr="00DB77C6" w:rsidRDefault="008A4159" w:rsidP="008A4159">
      <w:pPr>
        <w:rPr>
          <w:ins w:id="2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B.on which</w:t>
        </w:r>
      </w:ins>
    </w:p>
    <w:p w:rsidR="008A4159" w:rsidRPr="00DB77C6" w:rsidRDefault="008A4159" w:rsidP="008A4159">
      <w:pPr>
        <w:rPr>
          <w:ins w:id="2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C.that</w:t>
        </w:r>
      </w:ins>
    </w:p>
    <w:p w:rsidR="008A4159" w:rsidRPr="00DB77C6" w:rsidRDefault="008A4159" w:rsidP="008A4159">
      <w:pPr>
        <w:rPr>
          <w:ins w:id="2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D.where</w:t>
        </w:r>
      </w:ins>
    </w:p>
    <w:p w:rsidR="008A4159" w:rsidRPr="00DB77C6" w:rsidRDefault="008A4159" w:rsidP="008A4159">
      <w:pPr>
        <w:rPr>
          <w:ins w:id="2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girls and flowers __________ he painted were vivid.</w:t>
        </w:r>
      </w:ins>
    </w:p>
    <w:p w:rsidR="008A4159" w:rsidRPr="00DB77C6" w:rsidRDefault="008A4159" w:rsidP="008A4159">
      <w:pPr>
        <w:rPr>
          <w:ins w:id="2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A.who</w:t>
        </w:r>
      </w:ins>
    </w:p>
    <w:p w:rsidR="008A4159" w:rsidRPr="00DB77C6" w:rsidRDefault="008A4159" w:rsidP="008A4159">
      <w:pPr>
        <w:rPr>
          <w:ins w:id="2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B.that</w:t>
        </w:r>
      </w:ins>
    </w:p>
    <w:p w:rsidR="008A4159" w:rsidRPr="00DB77C6" w:rsidRDefault="008A4159" w:rsidP="008A4159">
      <w:pPr>
        <w:rPr>
          <w:ins w:id="2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C.whose</w:t>
        </w:r>
      </w:ins>
    </w:p>
    <w:p w:rsidR="008A4159" w:rsidRPr="00DB77C6" w:rsidRDefault="008A4159" w:rsidP="008A4159">
      <w:pPr>
        <w:rPr>
          <w:ins w:id="2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D.which</w:t>
        </w:r>
      </w:ins>
    </w:p>
    <w:p w:rsidR="008A4159" w:rsidRPr="00DB77C6" w:rsidRDefault="008A4159" w:rsidP="008A4159">
      <w:pPr>
        <w:rPr>
          <w:ins w:id="2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Children always want to know the reason __________things are as they are.</w:t>
        </w:r>
      </w:ins>
    </w:p>
    <w:p w:rsidR="008A4159" w:rsidRPr="00DB77C6" w:rsidRDefault="008A4159" w:rsidP="008A4159">
      <w:pPr>
        <w:rPr>
          <w:ins w:id="2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A.why</w:t>
        </w:r>
      </w:ins>
    </w:p>
    <w:p w:rsidR="008A4159" w:rsidRPr="00DB77C6" w:rsidRDefault="008A4159" w:rsidP="008A4159">
      <w:pPr>
        <w:rPr>
          <w:ins w:id="2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B.whom</w:t>
        </w:r>
      </w:ins>
    </w:p>
    <w:p w:rsidR="008A4159" w:rsidRPr="00DB77C6" w:rsidRDefault="008A4159" w:rsidP="008A4159">
      <w:pPr>
        <w:rPr>
          <w:ins w:id="29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2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D.who</w:t>
        </w:r>
      </w:ins>
    </w:p>
    <w:p w:rsidR="008A4159" w:rsidRPr="00DB77C6" w:rsidRDefault="008A4159" w:rsidP="008A4159">
      <w:pPr>
        <w:rPr>
          <w:ins w:id="2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first of March the day__________the astronaut will come and give a speech at our school?</w:t>
        </w:r>
      </w:ins>
    </w:p>
    <w:p w:rsidR="008A4159" w:rsidRPr="00DB77C6" w:rsidRDefault="008A4159" w:rsidP="008A4159">
      <w:pPr>
        <w:rPr>
          <w:ins w:id="2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A.that</w:t>
        </w:r>
      </w:ins>
    </w:p>
    <w:p w:rsidR="008A4159" w:rsidRPr="00DB77C6" w:rsidRDefault="008A4159" w:rsidP="008A4159">
      <w:pPr>
        <w:rPr>
          <w:ins w:id="2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2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B.what</w:t>
        </w:r>
      </w:ins>
    </w:p>
    <w:p w:rsidR="008A4159" w:rsidRPr="00DB77C6" w:rsidRDefault="008A4159" w:rsidP="008A4159">
      <w:pPr>
        <w:rPr>
          <w:ins w:id="3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3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D.when</w:t>
        </w:r>
      </w:ins>
    </w:p>
    <w:p w:rsidR="008A4159" w:rsidRPr="00DB77C6" w:rsidRDefault="008A4159" w:rsidP="008A4159">
      <w:pPr>
        <w:rPr>
          <w:ins w:id="3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There was a storm _________I had never experienced before.</w:t>
        </w:r>
      </w:ins>
    </w:p>
    <w:p w:rsidR="008A4159" w:rsidRPr="00DB77C6" w:rsidRDefault="008A4159" w:rsidP="008A4159">
      <w:pPr>
        <w:rPr>
          <w:ins w:id="3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A.such as</w:t>
        </w:r>
      </w:ins>
    </w:p>
    <w:p w:rsidR="008A4159" w:rsidRPr="00DB77C6" w:rsidRDefault="008A4159" w:rsidP="008A4159">
      <w:pPr>
        <w:rPr>
          <w:ins w:id="3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B.as which</w:t>
        </w:r>
      </w:ins>
    </w:p>
    <w:p w:rsidR="008A4159" w:rsidRPr="00DB77C6" w:rsidRDefault="008A4159" w:rsidP="008A4159">
      <w:pPr>
        <w:rPr>
          <w:ins w:id="3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C.which</w:t>
        </w:r>
      </w:ins>
    </w:p>
    <w:p w:rsidR="008A4159" w:rsidRPr="00DB77C6" w:rsidRDefault="008A4159" w:rsidP="008A4159">
      <w:pPr>
        <w:rPr>
          <w:ins w:id="3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D.for which</w:t>
        </w:r>
      </w:ins>
    </w:p>
    <w:p w:rsidR="008A4159" w:rsidRPr="00DB77C6" w:rsidRDefault="008A4159" w:rsidP="008A4159">
      <w:pPr>
        <w:rPr>
          <w:ins w:id="3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There are several reasons_________Adam is not chosen for the school football team.</w:t>
        </w:r>
      </w:ins>
    </w:p>
    <w:p w:rsidR="008A4159" w:rsidRPr="00DB77C6" w:rsidRDefault="008A4159" w:rsidP="008A4159">
      <w:pPr>
        <w:rPr>
          <w:ins w:id="3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A.from then</w:t>
        </w:r>
      </w:ins>
    </w:p>
    <w:p w:rsidR="008A4159" w:rsidRPr="00DB77C6" w:rsidRDefault="008A4159" w:rsidP="008A4159">
      <w:pPr>
        <w:rPr>
          <w:ins w:id="3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1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B.why</w:t>
        </w:r>
      </w:ins>
    </w:p>
    <w:p w:rsidR="008A4159" w:rsidRPr="00DB77C6" w:rsidRDefault="008A4159" w:rsidP="008A4159">
      <w:pPr>
        <w:rPr>
          <w:ins w:id="3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C.for what</w:t>
        </w:r>
      </w:ins>
    </w:p>
    <w:p w:rsidR="008A4159" w:rsidRPr="00DB77C6" w:rsidRDefault="008A4159" w:rsidP="008A4159">
      <w:pPr>
        <w:rPr>
          <w:ins w:id="3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D.explaining</w:t>
        </w:r>
      </w:ins>
    </w:p>
    <w:p w:rsidR="008A4159" w:rsidRPr="00DB77C6" w:rsidRDefault="008A4159" w:rsidP="008A4159">
      <w:pPr>
        <w:rPr>
          <w:ins w:id="3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IX. Chọn đáp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án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đúng nhất</w:t>
        </w:r>
      </w:ins>
    </w:p>
    <w:p w:rsidR="008A4159" w:rsidRPr="00DB77C6" w:rsidRDefault="008A4159" w:rsidP="008A4159">
      <w:pPr>
        <w:rPr>
          <w:ins w:id="3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Mr. Ken, ______ is living next door, is a dentist.</w:t>
        </w:r>
      </w:ins>
    </w:p>
    <w:p w:rsidR="008A4159" w:rsidRPr="00DB77C6" w:rsidRDefault="008A4159" w:rsidP="008A4159">
      <w:pPr>
        <w:rPr>
          <w:ins w:id="3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2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 that</w:t>
        </w:r>
      </w:ins>
    </w:p>
    <w:p w:rsidR="008A4159" w:rsidRPr="00DB77C6" w:rsidRDefault="008A4159" w:rsidP="008A4159">
      <w:pPr>
        <w:rPr>
          <w:ins w:id="3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what</w:t>
        </w:r>
      </w:ins>
    </w:p>
    <w:p w:rsidR="008A4159" w:rsidRPr="00DB77C6" w:rsidRDefault="008A4159" w:rsidP="008A4159">
      <w:pPr>
        <w:rPr>
          <w:ins w:id="3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Her computer ______ was my friend’s got broke.</w:t>
        </w:r>
      </w:ins>
    </w:p>
    <w:p w:rsidR="008A4159" w:rsidRPr="00DB77C6" w:rsidRDefault="008A4159" w:rsidP="008A4159">
      <w:pPr>
        <w:rPr>
          <w:ins w:id="3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3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whom</w:t>
        </w:r>
      </w:ins>
    </w:p>
    <w:p w:rsidR="008A4159" w:rsidRPr="00DB77C6" w:rsidRDefault="008A4159" w:rsidP="008A4159">
      <w:pPr>
        <w:rPr>
          <w:ins w:id="3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3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3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 man _______ she wanted to see her family.</w:t>
        </w:r>
      </w:ins>
    </w:p>
    <w:p w:rsidR="008A4159" w:rsidRPr="00DB77C6" w:rsidRDefault="008A4159" w:rsidP="008A4159">
      <w:pPr>
        <w:rPr>
          <w:ins w:id="3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3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3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Her grandmother, _______ is 70, often takes exercise.</w:t>
        </w:r>
      </w:ins>
    </w:p>
    <w:p w:rsidR="008A4159" w:rsidRPr="00DB77C6" w:rsidRDefault="008A4159" w:rsidP="008A4159">
      <w:pPr>
        <w:rPr>
          <w:ins w:id="3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what</w:t>
        </w:r>
      </w:ins>
    </w:p>
    <w:p w:rsidR="008A4159" w:rsidRPr="00DB77C6" w:rsidRDefault="008A4159" w:rsidP="008A4159">
      <w:pPr>
        <w:rPr>
          <w:ins w:id="3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where</w:t>
        </w:r>
      </w:ins>
    </w:p>
    <w:p w:rsidR="008A4159" w:rsidRPr="00DB77C6" w:rsidRDefault="008A4159" w:rsidP="008A4159">
      <w:pPr>
        <w:rPr>
          <w:ins w:id="3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which</w:t>
        </w:r>
      </w:ins>
    </w:p>
    <w:p w:rsidR="008A4159" w:rsidRPr="00DB77C6" w:rsidRDefault="008A4159" w:rsidP="008A4159">
      <w:pPr>
        <w:rPr>
          <w:ins w:id="3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woman _______ came here two days ago is her professor.</w:t>
        </w:r>
      </w:ins>
    </w:p>
    <w:p w:rsidR="008A4159" w:rsidRPr="00DB77C6" w:rsidRDefault="008A4159" w:rsidP="008A4159">
      <w:pPr>
        <w:rPr>
          <w:ins w:id="3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3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3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what</w:t>
        </w:r>
      </w:ins>
    </w:p>
    <w:p w:rsidR="008A4159" w:rsidRPr="00DB77C6" w:rsidRDefault="008A4159" w:rsidP="008A4159">
      <w:pPr>
        <w:rPr>
          <w:ins w:id="3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really happy people are those ……enjoy their daily work.</w:t>
        </w:r>
      </w:ins>
    </w:p>
    <w:p w:rsidR="008A4159" w:rsidRPr="00DB77C6" w:rsidRDefault="008A4159" w:rsidP="008A4159">
      <w:pPr>
        <w:rPr>
          <w:ins w:id="3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 what</w:t>
        </w:r>
      </w:ins>
    </w:p>
    <w:p w:rsidR="008A4159" w:rsidRPr="00DB77C6" w:rsidRDefault="008A4159" w:rsidP="008A4159">
      <w:pPr>
        <w:rPr>
          <w:ins w:id="3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3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3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where</w:t>
        </w:r>
      </w:ins>
    </w:p>
    <w:p w:rsidR="008A4159" w:rsidRPr="00DB77C6" w:rsidRDefault="008A4159" w:rsidP="008A4159">
      <w:pPr>
        <w:rPr>
          <w:ins w:id="3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7. Freedom is something for ________ millions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have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given their lives.</w:t>
        </w:r>
      </w:ins>
    </w:p>
    <w:p w:rsidR="008A4159" w:rsidRPr="00DB77C6" w:rsidRDefault="008A4159" w:rsidP="008A4159">
      <w:pPr>
        <w:rPr>
          <w:ins w:id="3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39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3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3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3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My girlfriend loves tokbokki, _________ is Korean food.</w:t>
        </w:r>
      </w:ins>
    </w:p>
    <w:p w:rsidR="008A4159" w:rsidRPr="00DB77C6" w:rsidRDefault="008A4159" w:rsidP="008A4159">
      <w:pPr>
        <w:rPr>
          <w:ins w:id="3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3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4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4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4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</w:t>
        </w:r>
      </w:ins>
    </w:p>
    <w:p w:rsidR="008A4159" w:rsidRPr="00DB77C6" w:rsidRDefault="008A4159" w:rsidP="008A4159">
      <w:pPr>
        <w:rPr>
          <w:ins w:id="4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Blair has passed the exam last week, ________ is great news.</w:t>
        </w:r>
      </w:ins>
    </w:p>
    <w:p w:rsidR="008A4159" w:rsidRPr="00DB77C6" w:rsidRDefault="008A4159" w:rsidP="008A4159">
      <w:pPr>
        <w:rPr>
          <w:ins w:id="4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4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4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book ________ is in the car is his brother’s.</w:t>
        </w:r>
      </w:ins>
    </w:p>
    <w:p w:rsidR="008A4159" w:rsidRPr="00DB77C6" w:rsidRDefault="008A4159" w:rsidP="008A4159">
      <w:pPr>
        <w:rPr>
          <w:ins w:id="4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1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4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that</w:t>
        </w:r>
      </w:ins>
    </w:p>
    <w:p w:rsidR="008A4159" w:rsidRPr="00DB77C6" w:rsidRDefault="008A4159" w:rsidP="008A4159">
      <w:pPr>
        <w:rPr>
          <w:ins w:id="4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man_____ lives behind my house is a doctor.</w:t>
        </w:r>
      </w:ins>
    </w:p>
    <w:p w:rsidR="008A4159" w:rsidRPr="00DB77C6" w:rsidRDefault="008A4159" w:rsidP="008A4159">
      <w:pPr>
        <w:rPr>
          <w:ins w:id="4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2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A.that</w:t>
        </w:r>
      </w:ins>
    </w:p>
    <w:p w:rsidR="008A4159" w:rsidRPr="00DB77C6" w:rsidRDefault="008A4159" w:rsidP="008A4159">
      <w:pPr>
        <w:rPr>
          <w:ins w:id="4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4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Peter, _____ I played video games with on the weekend, was younger than me.</w:t>
        </w:r>
      </w:ins>
    </w:p>
    <w:p w:rsidR="008A4159" w:rsidRPr="00DB77C6" w:rsidRDefault="008A4159" w:rsidP="008A4159">
      <w:pPr>
        <w:rPr>
          <w:ins w:id="4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3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A.that</w:t>
        </w:r>
      </w:ins>
    </w:p>
    <w:p w:rsidR="008A4159" w:rsidRPr="00DB77C6" w:rsidRDefault="008A4159" w:rsidP="008A4159">
      <w:pPr>
        <w:rPr>
          <w:ins w:id="4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who</w:t>
        </w:r>
      </w:ins>
    </w:p>
    <w:p w:rsidR="008A4159" w:rsidRPr="00DB77C6" w:rsidRDefault="008A4159" w:rsidP="008A4159">
      <w:pPr>
        <w:rPr>
          <w:ins w:id="4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old building__________is in front of my house fell down.</w:t>
        </w:r>
      </w:ins>
    </w:p>
    <w:p w:rsidR="008A4159" w:rsidRPr="00DB77C6" w:rsidRDefault="008A4159" w:rsidP="008A4159">
      <w:pPr>
        <w:rPr>
          <w:ins w:id="4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of which</w:t>
        </w:r>
      </w:ins>
    </w:p>
    <w:p w:rsidR="008A4159" w:rsidRPr="00DB77C6" w:rsidRDefault="008A4159" w:rsidP="008A4159">
      <w:pPr>
        <w:rPr>
          <w:ins w:id="4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4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whose</w:t>
        </w:r>
      </w:ins>
    </w:p>
    <w:p w:rsidR="008A4159" w:rsidRPr="00DB77C6" w:rsidRDefault="008A4159" w:rsidP="008A4159">
      <w:pPr>
        <w:rPr>
          <w:ins w:id="4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4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We’ll come in July __________the schools are on holiday.</w:t>
        </w:r>
      </w:ins>
    </w:p>
    <w:p w:rsidR="008A4159" w:rsidRPr="00DB77C6" w:rsidRDefault="008A4159" w:rsidP="008A4159">
      <w:pPr>
        <w:rPr>
          <w:ins w:id="4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that</w:t>
        </w:r>
      </w:ins>
    </w:p>
    <w:p w:rsidR="008A4159" w:rsidRPr="00DB77C6" w:rsidRDefault="008A4159" w:rsidP="008A4159">
      <w:pPr>
        <w:rPr>
          <w:ins w:id="4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4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which</w:t>
        </w:r>
      </w:ins>
    </w:p>
    <w:p w:rsidR="008A4159" w:rsidRPr="00DB77C6" w:rsidRDefault="008A4159" w:rsidP="008A4159">
      <w:pPr>
        <w:rPr>
          <w:ins w:id="4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when</w:t>
        </w:r>
      </w:ins>
    </w:p>
    <w:p w:rsidR="008A4159" w:rsidRPr="00DB77C6" w:rsidRDefault="008A4159" w:rsidP="008A4159">
      <w:pPr>
        <w:rPr>
          <w:ins w:id="4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X. Viết lại câu sao cho nghĩa không đổi</w:t>
        </w:r>
      </w:ins>
    </w:p>
    <w:p w:rsidR="008A4159" w:rsidRPr="00DB77C6" w:rsidRDefault="008A4159" w:rsidP="008A4159">
      <w:pPr>
        <w:rPr>
          <w:ins w:id="4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man is her father. You met him last week.</w:t>
        </w:r>
      </w:ins>
    </w:p>
    <w:p w:rsidR="000E604A" w:rsidRDefault="000E604A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man is her father whom you met last week</w:t>
      </w:r>
    </w:p>
    <w:p w:rsidR="008A4159" w:rsidRPr="00DB77C6" w:rsidRDefault="008A4159" w:rsidP="008A4159">
      <w:pPr>
        <w:rPr>
          <w:ins w:id="4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Zoe likes the blue T-shirt. My sister is wearing it.</w:t>
        </w:r>
      </w:ins>
    </w:p>
    <w:p w:rsidR="008A4159" w:rsidRPr="00DB77C6" w:rsidRDefault="000E604A" w:rsidP="008A4159">
      <w:pPr>
        <w:rPr>
          <w:ins w:id="4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 likes the blue T-shirt which my sister is wearing</w:t>
      </w:r>
    </w:p>
    <w:p w:rsidR="008A4159" w:rsidRPr="00DB77C6" w:rsidRDefault="008A4159" w:rsidP="008A4159">
      <w:pPr>
        <w:rPr>
          <w:ins w:id="4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Show me the new hats. You bought them last night.</w:t>
        </w:r>
      </w:ins>
    </w:p>
    <w:p w:rsidR="008A4159" w:rsidRPr="00DB77C6" w:rsidRDefault="000E604A" w:rsidP="008A4159">
      <w:pPr>
        <w:rPr>
          <w:ins w:id="4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lastRenderedPageBreak/>
        <w:t>Show me the new hats which you bought last night.</w:t>
      </w:r>
    </w:p>
    <w:p w:rsidR="008A4159" w:rsidRPr="00DB77C6" w:rsidRDefault="008A4159" w:rsidP="008A4159">
      <w:pPr>
        <w:rPr>
          <w:ins w:id="4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Zoe has a sister. Her sister’s name is Juma.</w:t>
        </w:r>
      </w:ins>
    </w:p>
    <w:p w:rsidR="008A4159" w:rsidRPr="00DB77C6" w:rsidRDefault="000E604A" w:rsidP="008A4159">
      <w:pPr>
        <w:rPr>
          <w:ins w:id="4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Zoe has a sister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whose  name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is juma</w:t>
      </w:r>
    </w:p>
    <w:p w:rsidR="008A4159" w:rsidRPr="00DB77C6" w:rsidRDefault="008A4159" w:rsidP="008A4159">
      <w:pPr>
        <w:rPr>
          <w:ins w:id="4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That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a company. It produces rings.</w:t>
        </w:r>
      </w:ins>
    </w:p>
    <w:p w:rsidR="008A4159" w:rsidRPr="00DB77C6" w:rsidRDefault="000E604A" w:rsidP="008A4159">
      <w:pPr>
        <w:rPr>
          <w:ins w:id="4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That is a company which produces rings,</w:t>
      </w:r>
    </w:p>
    <w:p w:rsidR="008A4159" w:rsidRPr="00DB77C6" w:rsidRDefault="008A4159" w:rsidP="008A4159">
      <w:pPr>
        <w:rPr>
          <w:ins w:id="4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were attracted by the show. It was performed so many.</w:t>
        </w:r>
      </w:ins>
    </w:p>
    <w:p w:rsidR="008A4159" w:rsidRPr="00DB77C6" w:rsidRDefault="000E604A" w:rsidP="008A4159">
      <w:pPr>
        <w:rPr>
          <w:ins w:id="4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children were attracted by the show which was performed so many</w:t>
      </w:r>
    </w:p>
    <w:p w:rsidR="008A4159" w:rsidRPr="00DB77C6" w:rsidRDefault="008A4159" w:rsidP="008A4159">
      <w:pPr>
        <w:rPr>
          <w:ins w:id="4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My best friend can compose songs. Ly sings folk songs very well.</w:t>
        </w:r>
      </w:ins>
    </w:p>
    <w:p w:rsidR="008A4159" w:rsidRPr="00DB77C6" w:rsidRDefault="000E604A" w:rsidP="008A4159">
      <w:pPr>
        <w:rPr>
          <w:ins w:id="4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best friend can compose songs which ly sings very well</w:t>
      </w:r>
    </w:p>
    <w:p w:rsidR="008A4159" w:rsidRPr="00DB77C6" w:rsidRDefault="008A4159" w:rsidP="008A4159">
      <w:pPr>
        <w:rPr>
          <w:ins w:id="4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Tet is a festival. Tet often happens in late January or early February.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_______________________________________.</w:t>
        </w:r>
      </w:ins>
    </w:p>
    <w:p w:rsidR="000E604A" w:rsidRPr="00DB77C6" w:rsidRDefault="000E604A" w:rsidP="008A4159">
      <w:pPr>
        <w:rPr>
          <w:ins w:id="4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Tet is a festival which often happens in late…</w:t>
      </w:r>
    </w:p>
    <w:p w:rsidR="008A4159" w:rsidRPr="00DB77C6" w:rsidRDefault="008A4159" w:rsidP="008A4159">
      <w:pPr>
        <w:rPr>
          <w:ins w:id="4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Zoe bought a new phone yesterday. I can use it to send and receive messages.</w:t>
        </w:r>
      </w:ins>
    </w:p>
    <w:p w:rsidR="000E604A" w:rsidRDefault="000E604A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 bought a new phone yesterday (!) which I can use to send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,,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4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Jack is the boy. He is giving my mom a gift.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______________________________________.</w:t>
        </w:r>
      </w:ins>
    </w:p>
    <w:p w:rsidR="000E604A" w:rsidRPr="00DB77C6" w:rsidRDefault="000E604A" w:rsidP="008A4159">
      <w:pPr>
        <w:rPr>
          <w:ins w:id="4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Jack is the boy who is giving my mom a gift.</w:t>
      </w:r>
    </w:p>
    <w:p w:rsidR="008A4159" w:rsidRPr="00DB77C6" w:rsidRDefault="008A4159" w:rsidP="008A4159">
      <w:pPr>
        <w:rPr>
          <w:ins w:id="4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4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XI. Chọn mệnh đề quan hệ phù hợp điền vào chỗ trống.</w:t>
        </w:r>
      </w:ins>
    </w:p>
    <w:p w:rsidR="008A4159" w:rsidRPr="00DB77C6" w:rsidRDefault="008A4159" w:rsidP="008A4159">
      <w:pPr>
        <w:rPr>
          <w:ins w:id="5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about _____ they are talking about is fantastic.</w:t>
        </w:r>
      </w:ins>
    </w:p>
    <w:p w:rsidR="008A4159" w:rsidRPr="00DB77C6" w:rsidRDefault="008A4159" w:rsidP="008A4159">
      <w:pPr>
        <w:rPr>
          <w:ins w:id="5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</w:t>
        </w:r>
      </w:ins>
    </w:p>
    <w:p w:rsidR="008A4159" w:rsidRPr="00DB77C6" w:rsidRDefault="008A4159" w:rsidP="008A4159">
      <w:pPr>
        <w:rPr>
          <w:ins w:id="5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5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whom</w:t>
        </w:r>
      </w:ins>
    </w:p>
    <w:p w:rsidR="008A4159" w:rsidRPr="00DB77C6" w:rsidRDefault="008A4159" w:rsidP="008A4159">
      <w:pPr>
        <w:rPr>
          <w:ins w:id="5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5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 is the boy _______ is my best friend.</w:t>
        </w:r>
      </w:ins>
    </w:p>
    <w:p w:rsidR="008A4159" w:rsidRPr="00DB77C6" w:rsidRDefault="008A4159" w:rsidP="008A4159">
      <w:pPr>
        <w:rPr>
          <w:ins w:id="5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that</w:t>
        </w:r>
      </w:ins>
    </w:p>
    <w:p w:rsidR="008A4159" w:rsidRPr="00DB77C6" w:rsidRDefault="008A4159" w:rsidP="008A4159">
      <w:pPr>
        <w:rPr>
          <w:ins w:id="51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B. whom</w:t>
        </w:r>
      </w:ins>
    </w:p>
    <w:p w:rsidR="008A4159" w:rsidRPr="00DB77C6" w:rsidRDefault="008A4159" w:rsidP="008A4159">
      <w:pPr>
        <w:rPr>
          <w:ins w:id="51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5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1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A&amp; C</w:t>
        </w:r>
      </w:ins>
    </w:p>
    <w:p w:rsidR="008A4159" w:rsidRPr="00DB77C6" w:rsidRDefault="008A4159" w:rsidP="008A4159">
      <w:pPr>
        <w:rPr>
          <w:ins w:id="52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live in a pleasant room ____________ the garden.</w:t>
        </w:r>
      </w:ins>
    </w:p>
    <w:p w:rsidR="008A4159" w:rsidRPr="00DB77C6" w:rsidRDefault="008A4159" w:rsidP="008A4159">
      <w:pPr>
        <w:rPr>
          <w:ins w:id="52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to overlook</w:t>
        </w:r>
      </w:ins>
    </w:p>
    <w:p w:rsidR="008A4159" w:rsidRPr="00DB77C6" w:rsidRDefault="008A4159" w:rsidP="008A4159">
      <w:pPr>
        <w:rPr>
          <w:ins w:id="52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overlooking</w:t>
        </w:r>
      </w:ins>
    </w:p>
    <w:p w:rsidR="008A4159" w:rsidRPr="00DB77C6" w:rsidRDefault="008A4159" w:rsidP="008A4159">
      <w:pPr>
        <w:rPr>
          <w:ins w:id="52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overlooked</w:t>
        </w:r>
      </w:ins>
    </w:p>
    <w:p w:rsidR="008A4159" w:rsidRPr="00DB77C6" w:rsidRDefault="008A4159" w:rsidP="008A4159">
      <w:pPr>
        <w:rPr>
          <w:ins w:id="52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2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which overlooking</w:t>
        </w:r>
      </w:ins>
    </w:p>
    <w:p w:rsidR="008A4159" w:rsidRPr="00DB77C6" w:rsidRDefault="008A4159" w:rsidP="008A4159">
      <w:pPr>
        <w:rPr>
          <w:ins w:id="5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pilot was the only man _______ after the crash.</w:t>
        </w:r>
      </w:ins>
    </w:p>
    <w:p w:rsidR="008A4159" w:rsidRPr="00DB77C6" w:rsidRDefault="008A4159" w:rsidP="008A4159">
      <w:pPr>
        <w:rPr>
          <w:ins w:id="53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A.was rescued</w:t>
        </w:r>
      </w:ins>
    </w:p>
    <w:p w:rsidR="008A4159" w:rsidRPr="00DB77C6" w:rsidRDefault="008A4159" w:rsidP="008A4159">
      <w:pPr>
        <w:rPr>
          <w:ins w:id="53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rescued</w:t>
        </w:r>
      </w:ins>
    </w:p>
    <w:p w:rsidR="008A4159" w:rsidRPr="00DB77C6" w:rsidRDefault="008A4159" w:rsidP="008A4159">
      <w:pPr>
        <w:rPr>
          <w:ins w:id="53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rescuing</w:t>
        </w:r>
      </w:ins>
    </w:p>
    <w:p w:rsidR="008A4159" w:rsidRPr="00DB77C6" w:rsidRDefault="008A4159" w:rsidP="008A4159">
      <w:pPr>
        <w:rPr>
          <w:ins w:id="53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3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to be rescued</w:t>
        </w:r>
      </w:ins>
    </w:p>
    <w:p w:rsidR="008A4159" w:rsidRPr="00DB77C6" w:rsidRDefault="008A4159" w:rsidP="008A4159">
      <w:pPr>
        <w:rPr>
          <w:ins w:id="54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I’ll see you near the post office ___________ we met the other day.</w:t>
        </w:r>
      </w:ins>
    </w:p>
    <w:p w:rsidR="008A4159" w:rsidRPr="00DB77C6" w:rsidRDefault="008A4159" w:rsidP="008A4159">
      <w:pPr>
        <w:rPr>
          <w:ins w:id="54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which</w:t>
        </w:r>
      </w:ins>
    </w:p>
    <w:p w:rsidR="008A4159" w:rsidRPr="00DB77C6" w:rsidRDefault="008A4159" w:rsidP="008A4159">
      <w:pPr>
        <w:rPr>
          <w:ins w:id="5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where</w:t>
        </w:r>
      </w:ins>
    </w:p>
    <w:p w:rsidR="008A4159" w:rsidRPr="00DB77C6" w:rsidRDefault="008A4159" w:rsidP="008A4159">
      <w:pPr>
        <w:rPr>
          <w:ins w:id="5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when</w:t>
        </w:r>
      </w:ins>
    </w:p>
    <w:p w:rsidR="008A4159" w:rsidRPr="00DB77C6" w:rsidRDefault="008A4159" w:rsidP="008A4159">
      <w:pPr>
        <w:rPr>
          <w:ins w:id="54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4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why</w:t>
        </w:r>
      </w:ins>
    </w:p>
    <w:p w:rsidR="008A4159" w:rsidRPr="00DB77C6" w:rsidRDefault="008A4159" w:rsidP="008A4159">
      <w:pPr>
        <w:rPr>
          <w:ins w:id="55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people ____ for the bus in the rain are getting well.</w:t>
        </w:r>
      </w:ins>
    </w:p>
    <w:p w:rsidR="008A4159" w:rsidRPr="00DB77C6" w:rsidRDefault="008A4159" w:rsidP="008A4159">
      <w:pPr>
        <w:rPr>
          <w:ins w:id="55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waiting</w:t>
        </w:r>
      </w:ins>
    </w:p>
    <w:p w:rsidR="008A4159" w:rsidRPr="00DB77C6" w:rsidRDefault="008A4159" w:rsidP="008A4159">
      <w:pPr>
        <w:rPr>
          <w:ins w:id="55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to wait</w:t>
        </w:r>
      </w:ins>
    </w:p>
    <w:p w:rsidR="008A4159" w:rsidRPr="00DB77C6" w:rsidRDefault="008A4159" w:rsidP="008A4159">
      <w:pPr>
        <w:rPr>
          <w:ins w:id="55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waited</w:t>
        </w:r>
      </w:ins>
    </w:p>
    <w:p w:rsidR="008A4159" w:rsidRPr="00DB77C6" w:rsidRDefault="008A4159" w:rsidP="008A4159">
      <w:pPr>
        <w:rPr>
          <w:ins w:id="55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5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D.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wait</w:t>
        </w:r>
        <w:proofErr w:type="gramEnd"/>
      </w:ins>
    </w:p>
    <w:p w:rsidR="008A4159" w:rsidRPr="00DB77C6" w:rsidRDefault="008A4159" w:rsidP="008A4159">
      <w:pPr>
        <w:rPr>
          <w:ins w:id="56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I have a message for people _____ by the traffic chaos.</w:t>
        </w:r>
      </w:ins>
    </w:p>
    <w:p w:rsidR="008A4159" w:rsidRPr="00DB77C6" w:rsidRDefault="008A4159" w:rsidP="008A4159">
      <w:pPr>
        <w:rPr>
          <w:ins w:id="5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to delay</w:t>
        </w:r>
      </w:ins>
    </w:p>
    <w:p w:rsidR="008A4159" w:rsidRPr="00DB77C6" w:rsidRDefault="008A4159" w:rsidP="008A4159">
      <w:pPr>
        <w:rPr>
          <w:ins w:id="5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B. who delay</w:t>
        </w:r>
      </w:ins>
    </w:p>
    <w:p w:rsidR="008A4159" w:rsidRPr="00DB77C6" w:rsidRDefault="008A4159" w:rsidP="008A4159">
      <w:pPr>
        <w:rPr>
          <w:ins w:id="5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delayed</w:t>
        </w:r>
      </w:ins>
    </w:p>
    <w:p w:rsidR="008A4159" w:rsidRPr="00DB77C6" w:rsidRDefault="008A4159" w:rsidP="008A4159">
      <w:pPr>
        <w:rPr>
          <w:ins w:id="5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6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 delaying</w:t>
        </w:r>
      </w:ins>
    </w:p>
    <w:p w:rsidR="008A4159" w:rsidRPr="00DB77C6" w:rsidRDefault="008A4159" w:rsidP="008A4159">
      <w:pPr>
        <w:rPr>
          <w:ins w:id="57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Melanie was the only person _____ a letter of thanks.</w:t>
        </w:r>
      </w:ins>
    </w:p>
    <w:p w:rsidR="008A4159" w:rsidRPr="00DB77C6" w:rsidRDefault="008A4159" w:rsidP="008A4159">
      <w:pPr>
        <w:rPr>
          <w:ins w:id="57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wrote</w:t>
        </w:r>
      </w:ins>
    </w:p>
    <w:p w:rsidR="008A4159" w:rsidRPr="00DB77C6" w:rsidRDefault="008A4159" w:rsidP="008A4159">
      <w:pPr>
        <w:rPr>
          <w:ins w:id="57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written</w:t>
        </w:r>
      </w:ins>
    </w:p>
    <w:p w:rsidR="008A4159" w:rsidRPr="00DB77C6" w:rsidRDefault="008A4159" w:rsidP="008A4159">
      <w:pPr>
        <w:rPr>
          <w:ins w:id="57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to write</w:t>
        </w:r>
      </w:ins>
    </w:p>
    <w:p w:rsidR="008A4159" w:rsidRPr="00DB77C6" w:rsidRDefault="008A4159" w:rsidP="008A4159">
      <w:pPr>
        <w:rPr>
          <w:ins w:id="5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7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writing</w:t>
        </w:r>
      </w:ins>
    </w:p>
    <w:p w:rsidR="008A4159" w:rsidRPr="00DB77C6" w:rsidRDefault="008A4159" w:rsidP="008A4159">
      <w:pPr>
        <w:rPr>
          <w:ins w:id="5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I met a lot of new people at the party ________ names I can’t remember.</w:t>
        </w:r>
      </w:ins>
    </w:p>
    <w:p w:rsidR="008A4159" w:rsidRPr="00DB77C6" w:rsidRDefault="008A4159" w:rsidP="008A4159">
      <w:pPr>
        <w:rPr>
          <w:ins w:id="58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whose</w:t>
        </w:r>
      </w:ins>
    </w:p>
    <w:p w:rsidR="008A4159" w:rsidRPr="00DB77C6" w:rsidRDefault="008A4159" w:rsidP="008A4159">
      <w:pPr>
        <w:rPr>
          <w:ins w:id="58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which</w:t>
        </w:r>
      </w:ins>
    </w:p>
    <w:p w:rsidR="008A4159" w:rsidRPr="00DB77C6" w:rsidRDefault="008A4159" w:rsidP="008A4159">
      <w:pPr>
        <w:rPr>
          <w:ins w:id="58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who</w:t>
        </w:r>
      </w:ins>
    </w:p>
    <w:p w:rsidR="008A4159" w:rsidRPr="00DB77C6" w:rsidRDefault="008A4159" w:rsidP="008A4159">
      <w:pPr>
        <w:rPr>
          <w:ins w:id="58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8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whom</w:t>
        </w:r>
      </w:ins>
    </w:p>
    <w:p w:rsidR="008A4159" w:rsidRPr="00DB77C6" w:rsidRDefault="008A4159" w:rsidP="008A4159">
      <w:pPr>
        <w:rPr>
          <w:ins w:id="59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Tell me the reason ______ you were absent yesterday.</w:t>
        </w:r>
      </w:ins>
    </w:p>
    <w:p w:rsidR="008A4159" w:rsidRPr="00DB77C6" w:rsidRDefault="008A4159" w:rsidP="008A4159">
      <w:pPr>
        <w:rPr>
          <w:ins w:id="59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A. where</w:t>
        </w:r>
      </w:ins>
    </w:p>
    <w:p w:rsidR="008A4159" w:rsidRPr="00DB77C6" w:rsidRDefault="008A4159" w:rsidP="008A4159">
      <w:pPr>
        <w:rPr>
          <w:ins w:id="59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B. when</w:t>
        </w:r>
      </w:ins>
    </w:p>
    <w:p w:rsidR="008A4159" w:rsidRPr="00DB77C6" w:rsidRDefault="008A4159" w:rsidP="008A4159">
      <w:pPr>
        <w:rPr>
          <w:ins w:id="5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C. why</w:t>
        </w:r>
      </w:ins>
    </w:p>
    <w:p w:rsidR="008A4159" w:rsidRPr="00DB77C6" w:rsidRDefault="008A4159" w:rsidP="008A4159">
      <w:pPr>
        <w:rPr>
          <w:ins w:id="59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5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D. that</w:t>
        </w:r>
      </w:ins>
    </w:p>
    <w:p w:rsidR="008A4159" w:rsidRPr="00DB77C6" w:rsidRDefault="008A4159" w:rsidP="008A4159">
      <w:pPr>
        <w:rPr>
          <w:ins w:id="6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XII. Tìm và sửa lỗi sai (nếu có) trong những câu sau đây</w:t>
        </w:r>
      </w:ins>
    </w:p>
    <w:p w:rsidR="008A4159" w:rsidRPr="00DB77C6" w:rsidRDefault="008A4159" w:rsidP="008A4159">
      <w:pPr>
        <w:rPr>
          <w:ins w:id="60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who I watched yesterday was interesting.</w:t>
        </w:r>
      </w:ins>
    </w:p>
    <w:p w:rsidR="008A4159" w:rsidRPr="00DB77C6" w:rsidRDefault="008A4159" w:rsidP="008A4159">
      <w:pPr>
        <w:rPr>
          <w:ins w:id="6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only house to be paint last week was Oanh’s.</w:t>
        </w:r>
      </w:ins>
    </w:p>
    <w:p w:rsidR="008A4159" w:rsidRPr="00DB77C6" w:rsidRDefault="008A4159" w:rsidP="008A4159">
      <w:pPr>
        <w:rPr>
          <w:ins w:id="60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A dictionary is a book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gives her the meaning of words.</w:t>
        </w:r>
      </w:ins>
    </w:p>
    <w:p w:rsidR="008A4159" w:rsidRPr="00DB77C6" w:rsidRDefault="008A4159" w:rsidP="008A4159">
      <w:pPr>
        <w:rPr>
          <w:ins w:id="6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0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I like that dress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really beautiful.</w:t>
        </w:r>
      </w:ins>
    </w:p>
    <w:p w:rsidR="008A4159" w:rsidRPr="00DB77C6" w:rsidRDefault="008A4159" w:rsidP="008A4159">
      <w:pPr>
        <w:rPr>
          <w:ins w:id="61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Do you get on with the person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which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lives behind?</w:t>
        </w:r>
      </w:ins>
    </w:p>
    <w:p w:rsidR="008A4159" w:rsidRPr="00DB77C6" w:rsidRDefault="008A4159" w:rsidP="008A4159">
      <w:pPr>
        <w:rPr>
          <w:ins w:id="61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XIII. Add the phrase in brackets to the sentence using 'that' or 'who' and a relative clause:</w:t>
        </w:r>
      </w:ins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4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She worked for a man (the man used to be an athlete)</w:t>
        </w:r>
      </w:ins>
    </w:p>
    <w:p w:rsidR="00F6220B" w:rsidRPr="00F6220B" w:rsidRDefault="00F6220B" w:rsidP="00F6220B">
      <w:pPr>
        <w:pStyle w:val="ListParagraph"/>
        <w:rPr>
          <w:ins w:id="6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worked for a man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6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They called a lawyer (the lawyer lived nearby)</w:t>
        </w:r>
      </w:ins>
    </w:p>
    <w:p w:rsidR="00F6220B" w:rsidRPr="00F6220B" w:rsidRDefault="00F6220B" w:rsidP="00F6220B">
      <w:pPr>
        <w:pStyle w:val="ListParagraph"/>
        <w:rPr>
          <w:ins w:id="6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called a lawyer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18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sent an email to my brother (my brother lives in Australia)</w:t>
        </w:r>
      </w:ins>
    </w:p>
    <w:p w:rsidR="00F6220B" w:rsidRPr="00F6220B" w:rsidRDefault="00F6220B" w:rsidP="00F6220B">
      <w:pPr>
        <w:pStyle w:val="ListParagraph"/>
        <w:rPr>
          <w:ins w:id="6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sent an email to my brother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0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customer liked the waitress (the waitress was very friendly)</w:t>
        </w:r>
      </w:ins>
    </w:p>
    <w:p w:rsidR="00F6220B" w:rsidRPr="00F6220B" w:rsidRDefault="00F6220B" w:rsidP="00F6220B">
      <w:pPr>
        <w:pStyle w:val="ListParagraph"/>
        <w:rPr>
          <w:ins w:id="6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2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broke the computer (the computer belonged to my father)</w:t>
        </w:r>
      </w:ins>
    </w:p>
    <w:p w:rsidR="00F6220B" w:rsidRPr="00F6220B" w:rsidRDefault="00F6220B" w:rsidP="00F6220B">
      <w:pPr>
        <w:pStyle w:val="ListParagraph"/>
        <w:rPr>
          <w:ins w:id="6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4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dropped a glass (the glass was new)</w:t>
        </w:r>
      </w:ins>
    </w:p>
    <w:p w:rsidR="00F6220B" w:rsidRPr="00F6220B" w:rsidRDefault="00F6220B" w:rsidP="00F6220B">
      <w:pPr>
        <w:pStyle w:val="ListParagraph"/>
        <w:rPr>
          <w:ins w:id="6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6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loves books (the books have happy endings)</w:t>
        </w:r>
      </w:ins>
    </w:p>
    <w:p w:rsidR="00F6220B" w:rsidRPr="00F6220B" w:rsidRDefault="00F6220B" w:rsidP="00F6220B">
      <w:pPr>
        <w:pStyle w:val="ListParagraph"/>
        <w:rPr>
          <w:ins w:id="6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Which-&gt; n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28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They live in a city (the city is in the north of England)</w:t>
        </w:r>
      </w:ins>
    </w:p>
    <w:p w:rsidR="00F6220B" w:rsidRPr="00F6220B" w:rsidRDefault="00F6220B" w:rsidP="00F6220B">
      <w:pPr>
        <w:pStyle w:val="ListParagraph"/>
        <w:rPr>
          <w:ins w:id="6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Which -&gt; n not where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( adv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)</w:t>
      </w:r>
    </w:p>
    <w:p w:rsidR="008A4159" w:rsidRPr="00DB77C6" w:rsidRDefault="008A4159" w:rsidP="008A4159">
      <w:pPr>
        <w:rPr>
          <w:ins w:id="63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man is in the garden (the man is wearing a blue jumper)</w:t>
        </w:r>
      </w:ins>
    </w:p>
    <w:p w:rsidR="00F6220B" w:rsidRDefault="00F6220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   The man who 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2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girl works in a bank (the girl is from India)</w:t>
        </w:r>
      </w:ins>
    </w:p>
    <w:p w:rsidR="00F6220B" w:rsidRPr="00F6220B" w:rsidRDefault="00F6220B" w:rsidP="00F6220B">
      <w:pPr>
        <w:pStyle w:val="ListParagraph"/>
        <w:rPr>
          <w:ins w:id="6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girl works in a bank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4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My sister has three children (my sister lives in Australia)</w:t>
        </w:r>
      </w:ins>
    </w:p>
    <w:p w:rsidR="00F6220B" w:rsidRPr="00F6220B" w:rsidRDefault="00F6220B" w:rsidP="00F6220B">
      <w:pPr>
        <w:pStyle w:val="ListParagraph"/>
        <w:rPr>
          <w:ins w:id="6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sister who has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6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waiter was rude (the waiter was wearing a blue shirt)</w:t>
        </w:r>
      </w:ins>
    </w:p>
    <w:p w:rsidR="00F6220B" w:rsidRPr="00F6220B" w:rsidRDefault="00F6220B" w:rsidP="00F6220B">
      <w:pPr>
        <w:pStyle w:val="ListParagraph"/>
        <w:rPr>
          <w:ins w:id="6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waiter who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38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money is in the kitchen (the money belongs to J)</w:t>
        </w:r>
      </w:ins>
    </w:p>
    <w:p w:rsidR="00F6220B" w:rsidRPr="00F6220B" w:rsidRDefault="00F6220B" w:rsidP="00F6220B">
      <w:pPr>
        <w:pStyle w:val="ListParagraph"/>
        <w:rPr>
          <w:ins w:id="6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money which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0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table got broken (the table was my grandmother's)</w:t>
        </w:r>
      </w:ins>
    </w:p>
    <w:p w:rsidR="00F6220B" w:rsidRPr="00F6220B" w:rsidRDefault="00F6220B" w:rsidP="00F6220B">
      <w:pPr>
        <w:pStyle w:val="ListParagraph"/>
        <w:rPr>
          <w:ins w:id="6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table which</w:t>
      </w:r>
    </w:p>
    <w:p w:rsidR="008A4159" w:rsidRPr="00F6220B" w:rsidRDefault="008A4159" w:rsidP="00F622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2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television was stolen (the television was bought 20 years ago)</w:t>
        </w:r>
      </w:ins>
    </w:p>
    <w:p w:rsidR="00F6220B" w:rsidRPr="00F6220B" w:rsidRDefault="00F6220B" w:rsidP="00F6220B">
      <w:pPr>
        <w:pStyle w:val="ListParagraph"/>
        <w:rPr>
          <w:ins w:id="6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television which</w:t>
      </w:r>
    </w:p>
    <w:p w:rsidR="008A4159" w:rsidRPr="00DB77C6" w:rsidRDefault="008A4159" w:rsidP="008A4159">
      <w:pPr>
        <w:rPr>
          <w:ins w:id="64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16) The fruit is on the table (the fruit isn't fresh)</w:t>
        </w:r>
      </w:ins>
    </w:p>
    <w:p w:rsidR="00F6220B" w:rsidRDefault="00F6220B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fruit which</w:t>
      </w:r>
    </w:p>
    <w:p w:rsidR="008A4159" w:rsidRPr="00DB77C6" w:rsidRDefault="008A4159" w:rsidP="008A4159">
      <w:pPr>
        <w:rPr>
          <w:ins w:id="64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XIV. Add the phrase in brackets to the sentence using a relative clause. If it's possible, you should drop the relative pronoun:</w:t>
        </w:r>
      </w:ins>
    </w:p>
    <w:p w:rsidR="008A4159" w:rsidRDefault="008A4159" w:rsidP="00F62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48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 broke the tea cup (the plate was a Christmas present)</w:t>
        </w:r>
      </w:ins>
    </w:p>
    <w:p w:rsidR="00F6220B" w:rsidRPr="00F6220B" w:rsidRDefault="00F6220B" w:rsidP="00F6220B">
      <w:pPr>
        <w:pStyle w:val="ListParagraph"/>
        <w:rPr>
          <w:ins w:id="6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 broke the tea cup which was Chirstmas present</w:t>
      </w:r>
    </w:p>
    <w:p w:rsidR="008A4159" w:rsidRPr="00F6220B" w:rsidRDefault="008A4159" w:rsidP="00F62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0" w:author="Unknown">
        <w:r w:rsidRPr="00F6220B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The police arrested the woman (I saw the woman steal a purse)</w:t>
        </w:r>
      </w:ins>
    </w:p>
    <w:p w:rsidR="00F6220B" w:rsidRPr="00F6220B" w:rsidRDefault="00F6220B" w:rsidP="00F6220B">
      <w:pPr>
        <w:pStyle w:val="ListParagraph"/>
        <w:rPr>
          <w:ins w:id="6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police arrested the woman whom I saw steal a purse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2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hotel manager fired the chef (we had met the chef)</w:t>
        </w:r>
      </w:ins>
    </w:p>
    <w:p w:rsidR="00F91E31" w:rsidRPr="00F91E31" w:rsidRDefault="00F91E31" w:rsidP="00F91E31">
      <w:pPr>
        <w:pStyle w:val="ListParagraph"/>
        <w:rPr>
          <w:ins w:id="6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hotel manager whom fired the chef we had met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4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 wrote to her friend (her friend lives in California)</w:t>
        </w:r>
      </w:ins>
    </w:p>
    <w:p w:rsidR="00F91E31" w:rsidRPr="00F91E31" w:rsidRDefault="00F91E31" w:rsidP="00F91E31">
      <w:pPr>
        <w:pStyle w:val="ListParagraph"/>
        <w:rPr>
          <w:ins w:id="6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She wrote to her friend who lives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6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Jill ate the burger (the sandwich had beef steak, tomato and cheese inside)</w:t>
        </w:r>
      </w:ins>
    </w:p>
    <w:p w:rsidR="00F91E31" w:rsidRPr="00F91E31" w:rsidRDefault="00F91E31" w:rsidP="00F91E31">
      <w:pPr>
        <w:pStyle w:val="ListParagraph"/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F91E31" w:rsidRPr="00F91E31" w:rsidRDefault="00F91E31" w:rsidP="00F91E31">
      <w:pPr>
        <w:pStyle w:val="ListParagraph"/>
        <w:rPr>
          <w:ins w:id="6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Jill ate the burger which had beef steak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,,,,</w:t>
      </w:r>
      <w:proofErr w:type="gramEnd"/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58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Her friend lives in Switzerland (her friend is an engineer)</w:t>
        </w:r>
      </w:ins>
    </w:p>
    <w:p w:rsidR="00F91E31" w:rsidRPr="00F91E31" w:rsidRDefault="00F91E31" w:rsidP="00F91E31">
      <w:pPr>
        <w:pStyle w:val="ListParagraph"/>
        <w:rPr>
          <w:ins w:id="6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Her friend who lives in swizerland is an engineer </w:t>
      </w:r>
    </w:p>
    <w:p w:rsidR="008A4159" w:rsidRPr="00F91E31" w:rsidRDefault="008A4159" w:rsidP="00F91E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0" w:author="Unknown">
        <w:r w:rsidRPr="00F91E31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 called the secretary (I went to bank with the secretary)</w:t>
        </w:r>
      </w:ins>
    </w:p>
    <w:p w:rsidR="00F91E31" w:rsidRPr="00F91E31" w:rsidRDefault="00F91E31" w:rsidP="00F91E31">
      <w:pPr>
        <w:pStyle w:val="ListParagraph"/>
        <w:rPr>
          <w:ins w:id="6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We called the secretary whom./that/lb I went to bank with </w:t>
      </w:r>
    </w:p>
    <w:p w:rsidR="008A4159" w:rsidRPr="00DB77C6" w:rsidRDefault="008A4159" w:rsidP="008A4159">
      <w:pPr>
        <w:rPr>
          <w:ins w:id="6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8) The CD is in my schoolbag (the CD has Us-Uk music)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cd which is in my schoolbag has us-uk music.</w:t>
      </w:r>
    </w:p>
    <w:p w:rsidR="008A4159" w:rsidRPr="00DB77C6" w:rsidRDefault="008A4159" w:rsidP="008A4159">
      <w:pPr>
        <w:rPr>
          <w:ins w:id="66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book is very interesting (the book is about Korean culture)</w:t>
        </w:r>
      </w:ins>
    </w:p>
    <w:p w:rsidR="008A4159" w:rsidRPr="00DB77C6" w:rsidRDefault="008A4159" w:rsidP="008A4159">
      <w:pPr>
        <w:rPr>
          <w:ins w:id="66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 w:rsidRPr="00DB77C6">
        <w:rPr>
          <w:rFonts w:ascii="Times New Roman" w:hAnsi="Times New Roman" w:cs="Times New Roman"/>
          <w:noProof/>
          <w:color w:val="1D1B11" w:themeColor="background2" w:themeShade="1A"/>
          <w:sz w:val="24"/>
          <w:szCs w:val="24"/>
        </w:rPr>
        <mc:AlternateContent>
          <mc:Choice Requires="wps">
            <w:drawing>
              <wp:inline distT="0" distB="0" distL="0" distR="0" wp14:anchorId="5820F34E" wp14:editId="0322D00E">
                <wp:extent cx="304800" cy="304800"/>
                <wp:effectExtent l="0" t="0" r="0" b="0"/>
                <wp:docPr id="1" name="Rectangle 1" descr="VDO.AI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DO.AI" href="https://vdo.ai/?utm_medium=video&amp;utm_term=vndoc.com&amp;utm_source=vdoai_logo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proofErr w:type="gramStart"/>
      <w:r w:rsidR="00F91E31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</w:t>
      </w:r>
      <w:proofErr w:type="gramEnd"/>
      <w:r w:rsidR="00F91E31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book which is very interesting is about Korean culture,</w:t>
      </w:r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6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10) The bag was stolen (I bought the bag last weekend)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F91E31" w:rsidRPr="00DB77C6" w:rsidRDefault="00F91E31" w:rsidP="008A4159">
      <w:pPr>
        <w:rPr>
          <w:ins w:id="66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bag which was stolen I bought last weekend </w:t>
      </w:r>
    </w:p>
    <w:p w:rsidR="008A4159" w:rsidRPr="00DB77C6" w:rsidRDefault="008A4159" w:rsidP="008A4159">
      <w:pPr>
        <w:rPr>
          <w:ins w:id="6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11) He likes action films (the films come from Hollywood)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He likes action films which come from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hollywood</w:t>
      </w:r>
      <w:proofErr w:type="gramEnd"/>
    </w:p>
    <w:p w:rsidR="008A4159" w:rsidRPr="00DB77C6" w:rsidRDefault="008A4159" w:rsidP="008A4159">
      <w:pPr>
        <w:rPr>
          <w:ins w:id="6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12) My nephew broke the plate (I received the plate as a birthday present)</w:t>
        </w:r>
      </w:ins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My nephew broke the plate which I received as a birthday present</w:t>
      </w:r>
    </w:p>
    <w:p w:rsidR="008A4159" w:rsidRPr="00DB77C6" w:rsidRDefault="008A4159" w:rsidP="008A4159">
      <w:pPr>
        <w:rPr>
          <w:ins w:id="6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13) The chocolate was very old (we bought the chocolate last year)</w:t>
        </w:r>
      </w:ins>
    </w:p>
    <w:p w:rsidR="00F91E31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chocolate which was very old we bought last year</w:t>
      </w:r>
    </w:p>
    <w:p w:rsidR="008A4159" w:rsidRPr="00DB77C6" w:rsidRDefault="008A4159" w:rsidP="008A4159">
      <w:pPr>
        <w:rPr>
          <w:ins w:id="6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14) The TV programme was very funny (Luciay recommended the TV programme)</w:t>
        </w:r>
      </w:ins>
    </w:p>
    <w:p w:rsidR="00F91E31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programme which was very funny luciay recommended</w:t>
      </w:r>
    </w:p>
    <w:p w:rsidR="008A4159" w:rsidRPr="00F21CE2" w:rsidRDefault="008A4159" w:rsidP="00F21C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7" w:author="Unknown">
        <w:r w:rsidRPr="00F21CE2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 boy is on TV tonight (I met the boy yesterday)</w:t>
        </w:r>
      </w:ins>
    </w:p>
    <w:p w:rsidR="00F21CE2" w:rsidRPr="00F21CE2" w:rsidRDefault="00F21CE2" w:rsidP="00F21CE2">
      <w:pPr>
        <w:pStyle w:val="ListParagraph"/>
        <w:rPr>
          <w:ins w:id="67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 boy whom is on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tv</w:t>
      </w:r>
      <w:proofErr w:type="gram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tonight I met yesterday,</w:t>
      </w:r>
    </w:p>
    <w:p w:rsidR="00F91E31" w:rsidRDefault="00F91E31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F21CE2" w:rsidRDefault="008A4159" w:rsidP="00F21C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79" w:author="Unknown">
        <w:r w:rsidRPr="00F21CE2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Lien found the money (I dropped the money)</w:t>
        </w:r>
      </w:ins>
    </w:p>
    <w:p w:rsidR="00F21CE2" w:rsidRPr="00F21CE2" w:rsidRDefault="00F21CE2" w:rsidP="00F21CE2">
      <w:pPr>
        <w:pStyle w:val="ListParagraph"/>
        <w:rPr>
          <w:ins w:id="68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Lien found the money which I dropped the money.</w:t>
      </w:r>
    </w:p>
    <w:p w:rsidR="008A4159" w:rsidRPr="00DB77C6" w:rsidRDefault="008A4159" w:rsidP="008A4159">
      <w:pPr>
        <w:rPr>
          <w:ins w:id="6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XV. Nối 2 câu sau thành 1 câu liền mạch.</w:t>
        </w:r>
      </w:ins>
    </w:p>
    <w:p w:rsidR="008A4159" w:rsidRPr="00DB77C6" w:rsidRDefault="008A4159" w:rsidP="008A4159">
      <w:pPr>
        <w:rPr>
          <w:ins w:id="6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Zoe is the girl. She phoned the police yesterday.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</w:t>
      </w:r>
      <w:proofErr w:type="gramEnd"/>
    </w:p>
    <w:p w:rsidR="008A4159" w:rsidRPr="00DB77C6" w:rsidRDefault="008A4159" w:rsidP="008A4159">
      <w:pPr>
        <w:rPr>
          <w:ins w:id="6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buy a new dress. It is beautiful and fashionable.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proofErr w:type="gramEnd"/>
    </w:p>
    <w:p w:rsidR="008A4159" w:rsidRPr="00DB77C6" w:rsidRDefault="008A4159" w:rsidP="008A4159">
      <w:pPr>
        <w:rPr>
          <w:ins w:id="6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There is a woman is standing over there. It is my English teacher.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6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</w:t>
        </w:r>
      </w:ins>
    </w:p>
    <w:p w:rsidR="008A4159" w:rsidRPr="00DB77C6" w:rsidRDefault="008A4159" w:rsidP="008A4159">
      <w:pPr>
        <w:rPr>
          <w:ins w:id="6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They interviewed the last student. It was Zoe.</w:t>
        </w:r>
      </w:ins>
    </w:p>
    <w:p w:rsidR="00F21CE2" w:rsidRDefault="00F21CE2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They interviewed the last student who was </w:t>
      </w:r>
      <w:proofErr w:type="gram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zoe</w:t>
      </w:r>
      <w:proofErr w:type="gramEnd"/>
    </w:p>
    <w:p w:rsidR="008A4159" w:rsidRPr="00DB77C6" w:rsidRDefault="008A4159" w:rsidP="008A4159">
      <w:pPr>
        <w:rPr>
          <w:ins w:id="6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Those are books. Jack has just bought them from the bookstore.</w:t>
        </w:r>
      </w:ins>
    </w:p>
    <w:p w:rsidR="00F21CE2" w:rsidRPr="00DB77C6" w:rsidRDefault="00F21CE2" w:rsidP="008A4159">
      <w:pPr>
        <w:rPr>
          <w:ins w:id="696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Those are books which jack has just bought from the bookstore.</w:t>
      </w:r>
    </w:p>
    <w:p w:rsidR="008A4159" w:rsidRPr="00DB77C6" w:rsidRDefault="008A4159" w:rsidP="008A4159">
      <w:pPr>
        <w:rPr>
          <w:ins w:id="6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699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Maldives is best known for foreign traveler. It has pleasant weather.</w:t>
        </w:r>
      </w:ins>
    </w:p>
    <w:p w:rsidR="00F21CE2" w:rsidRPr="00DB77C6" w:rsidRDefault="00F21CE2" w:rsidP="008A4159">
      <w:pPr>
        <w:rPr>
          <w:ins w:id="700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 Maldives which is best know for foreign traveler has pleasant weather.</w:t>
      </w:r>
    </w:p>
    <w:p w:rsidR="008A4159" w:rsidRPr="00DB77C6" w:rsidRDefault="008A4159" w:rsidP="008A4159">
      <w:pPr>
        <w:rPr>
          <w:ins w:id="7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had a pool. They could swim in.</w:t>
        </w:r>
      </w:ins>
    </w:p>
    <w:p w:rsidR="00F21CE2" w:rsidRPr="00DB77C6" w:rsidRDefault="00F21CE2" w:rsidP="008A4159">
      <w:pPr>
        <w:rPr>
          <w:ins w:id="704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They had a pool</w:t>
      </w:r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which they could swim in.</w:t>
      </w:r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</w:p>
    <w:p w:rsidR="008A4159" w:rsidRPr="00DB77C6" w:rsidRDefault="008A4159" w:rsidP="008A4159">
      <w:pPr>
        <w:rPr>
          <w:ins w:id="7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___________________________________</w:t>
        </w:r>
      </w:ins>
    </w:p>
    <w:p w:rsidR="008A4159" w:rsidRPr="00DB77C6" w:rsidRDefault="008A4159" w:rsidP="008A4159">
      <w:pPr>
        <w:rPr>
          <w:ins w:id="7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XVI. Fill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in :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WHOSE, WHO, WHY, WHERE, WHICH or WHOM</w:t>
        </w:r>
      </w:ins>
    </w:p>
    <w:p w:rsidR="008A4159" w:rsidRPr="00DB77C6" w:rsidRDefault="008A4159" w:rsidP="008A4159">
      <w:pPr>
        <w:rPr>
          <w:ins w:id="7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Last year my best friend, 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whose</w:t>
      </w:r>
      <w:ins w:id="71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_____name is Annie, invited me to stay with her during the summer holiday. Annie lives in Nancy, ___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____is a beautiful town in the eastern part of </w:t>
        </w:r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France. She has a big apartment __</w:t>
        </w:r>
      </w:ins>
      <w:r w:rsidR="009E05DD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3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_____overlooks the river. The school _______she works is very close to her apartment.</w:t>
        </w:r>
      </w:ins>
    </w:p>
    <w:p w:rsidR="008A4159" w:rsidRPr="00DB77C6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Annie studied French at university, _____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which</w:t>
      </w:r>
      <w:ins w:id="715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__is the reason 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why</w:t>
      </w:r>
      <w:ins w:id="7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_____she decided to live in France. She teaches English to students, most of ___</w:t>
        </w:r>
      </w:ins>
      <w:r w:rsidR="00985F87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that</w:t>
      </w:r>
      <w:ins w:id="71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____ are hoping to study in England and America and need to be able to speak English. I met some of Annie's students when I visited her. I also met her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boss,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 struck me as being a very nice man. He offered me a job in his school as soon as he found out that I was in the teaching business too. I decided to accept his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offer,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_______ is _______ I'm still here in Nancy.</w:t>
        </w:r>
      </w:ins>
    </w:p>
    <w:p w:rsidR="00DB77C6" w:rsidRP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B77C6" w:rsidRPr="00DB77C6" w:rsidRDefault="00DB77C6" w:rsidP="008A4159">
      <w:pPr>
        <w:rPr>
          <w:ins w:id="71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7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ĐÁP ÁN</w:t>
        </w:r>
      </w:ins>
    </w:p>
    <w:p w:rsidR="008A4159" w:rsidRPr="00DB77C6" w:rsidRDefault="008A4159" w:rsidP="008A4159">
      <w:pPr>
        <w:rPr>
          <w:ins w:id="7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I. Fill in the blanks with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 WHICH or THAT:</w:t>
        </w:r>
      </w:ins>
    </w:p>
    <w:p w:rsidR="008A4159" w:rsidRPr="00DB77C6" w:rsidRDefault="008A4159" w:rsidP="008A4159">
      <w:pPr>
        <w:rPr>
          <w:ins w:id="7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men ___who___ lives next-door are English.</w:t>
        </w:r>
      </w:ins>
    </w:p>
    <w:p w:rsidR="008A4159" w:rsidRPr="00DB77C6" w:rsidRDefault="008A4159" w:rsidP="008A4159">
      <w:pPr>
        <w:rPr>
          <w:ins w:id="7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dictionary ___which___ you gave me is very good.</w:t>
        </w:r>
      </w:ins>
    </w:p>
    <w:p w:rsidR="008A4159" w:rsidRPr="00DB77C6" w:rsidRDefault="008A4159" w:rsidP="008A4159">
      <w:pPr>
        <w:rPr>
          <w:ins w:id="7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Do you know the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girls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___who___ are standing outside the church?</w:t>
        </w:r>
      </w:ins>
    </w:p>
    <w:p w:rsidR="008A4159" w:rsidRPr="00DB77C6" w:rsidRDefault="008A4159" w:rsidP="008A4159">
      <w:pPr>
        <w:rPr>
          <w:ins w:id="7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police are looking for the thieve ___who___ got into my house last night.</w:t>
        </w:r>
      </w:ins>
    </w:p>
    <w:p w:rsidR="008A4159" w:rsidRPr="00DB77C6" w:rsidRDefault="008A4159" w:rsidP="008A4159">
      <w:pPr>
        <w:rPr>
          <w:ins w:id="7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chocolate ___which___ you like comes from the United States.</w:t>
        </w:r>
      </w:ins>
    </w:p>
    <w:p w:rsidR="008A4159" w:rsidRPr="00DB77C6" w:rsidRDefault="008A4159" w:rsidP="008A4159">
      <w:pPr>
        <w:rPr>
          <w:ins w:id="7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I have lost the necklace ___which___ my mother gave me on my birthday.</w:t>
        </w:r>
      </w:ins>
    </w:p>
    <w:p w:rsidR="008A4159" w:rsidRPr="00DB77C6" w:rsidRDefault="008A4159" w:rsidP="008A4159">
      <w:pPr>
        <w:rPr>
          <w:ins w:id="7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 burglar is someone ___that___ breaks into a house and steals things.</w:t>
        </w:r>
      </w:ins>
    </w:p>
    <w:p w:rsidR="008A4159" w:rsidRPr="00DB77C6" w:rsidRDefault="008A4159" w:rsidP="008A4159">
      <w:pPr>
        <w:rPr>
          <w:ins w:id="7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Buses ___that___ go to the airport run every half hour.</w:t>
        </w:r>
      </w:ins>
    </w:p>
    <w:p w:rsidR="008A4159" w:rsidRPr="00DB77C6" w:rsidRDefault="008A4159" w:rsidP="008A4159">
      <w:pPr>
        <w:rPr>
          <w:ins w:id="7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I can't find the key ___which___ opens this door.</w:t>
        </w:r>
      </w:ins>
    </w:p>
    <w:p w:rsidR="008A4159" w:rsidRPr="00DB77C6" w:rsidRDefault="008A4159" w:rsidP="008A4159">
      <w:pPr>
        <w:rPr>
          <w:ins w:id="7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I gave you a book ___which___ had many pictures.</w:t>
        </w:r>
      </w:ins>
    </w:p>
    <w:p w:rsidR="008A4159" w:rsidRPr="00DB77C6" w:rsidRDefault="008A4159" w:rsidP="008A4159">
      <w:pPr>
        <w:rPr>
          <w:ins w:id="7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I don't like the boy ___who___ Sue is going out with.</w:t>
        </w:r>
      </w:ins>
    </w:p>
    <w:p w:rsidR="008A4159" w:rsidRPr="00DB77C6" w:rsidRDefault="008A4159" w:rsidP="008A4159">
      <w:pPr>
        <w:rPr>
          <w:ins w:id="7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12. Did you see the beautiful dress ___which___ she wore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yesterday.</w:t>
        </w:r>
        <w:proofErr w:type="gramEnd"/>
      </w:ins>
    </w:p>
    <w:p w:rsidR="008A4159" w:rsidRPr="00DB77C6" w:rsidRDefault="008A4159" w:rsidP="008A4159">
      <w:pPr>
        <w:rPr>
          <w:ins w:id="7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man ___whom___ she is going to marry is very rich.</w:t>
        </w:r>
      </w:ins>
    </w:p>
    <w:p w:rsidR="008A4159" w:rsidRPr="00DB77C6" w:rsidRDefault="008A4159" w:rsidP="008A4159">
      <w:pPr>
        <w:rPr>
          <w:ins w:id="7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This is the bank ___which___ was robbed yesterday.</w:t>
        </w:r>
      </w:ins>
    </w:p>
    <w:p w:rsidR="008A4159" w:rsidRPr="00DB77C6" w:rsidRDefault="008A4159" w:rsidP="008A4159">
      <w:pPr>
        <w:rPr>
          <w:ins w:id="7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He wore a mask ___which___ made him look like Mickey Mouse.</w:t>
        </w:r>
      </w:ins>
    </w:p>
    <w:p w:rsidR="008A4159" w:rsidRPr="00DB77C6" w:rsidRDefault="008A4159" w:rsidP="008A4159">
      <w:pPr>
        <w:rPr>
          <w:ins w:id="7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 xml:space="preserve">II. Fill in the blanks with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 WHICH or WHOSE:</w:t>
        </w:r>
      </w:ins>
    </w:p>
    <w:p w:rsidR="008A4159" w:rsidRPr="00DB77C6" w:rsidRDefault="008A4159" w:rsidP="008A4159">
      <w:pPr>
        <w:rPr>
          <w:ins w:id="7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arrived with a friend ___who___ waited outside in the car.</w:t>
        </w:r>
      </w:ins>
    </w:p>
    <w:p w:rsidR="008A4159" w:rsidRPr="00DB77C6" w:rsidRDefault="008A4159" w:rsidP="008A4159">
      <w:pPr>
        <w:rPr>
          <w:ins w:id="7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man ___whose___ mobile was ringing did not know what to do.</w:t>
        </w:r>
      </w:ins>
    </w:p>
    <w:p w:rsidR="008A4159" w:rsidRPr="00DB77C6" w:rsidRDefault="008A4159" w:rsidP="008A4159">
      <w:pPr>
        <w:rPr>
          <w:ins w:id="7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 car ___which___ the robbers escaped in was a BMW.</w:t>
        </w:r>
      </w:ins>
    </w:p>
    <w:p w:rsidR="008A4159" w:rsidRPr="00DB77C6" w:rsidRDefault="008A4159" w:rsidP="008A4159">
      <w:pPr>
        <w:rPr>
          <w:ins w:id="7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The woman ___whose___ daughter was crying tried to calm her down.</w:t>
        </w:r>
      </w:ins>
    </w:p>
    <w:p w:rsidR="008A4159" w:rsidRPr="00DB77C6" w:rsidRDefault="008A4159" w:rsidP="008A4159">
      <w:pPr>
        <w:rPr>
          <w:ins w:id="7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postman ___who___ works in the village is very old.</w:t>
        </w:r>
      </w:ins>
    </w:p>
    <w:p w:rsidR="008A4159" w:rsidRPr="00DB77C6" w:rsidRDefault="008A4159" w:rsidP="008A4159">
      <w:pPr>
        <w:rPr>
          <w:ins w:id="7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family ___whose___ car was stolen last week is the Smiths.</w:t>
        </w:r>
      </w:ins>
    </w:p>
    <w:p w:rsidR="008A4159" w:rsidRPr="00DB77C6" w:rsidRDefault="008A4159" w:rsidP="008A4159">
      <w:pPr>
        <w:rPr>
          <w:ins w:id="7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cowboy ___who___ is wearing a red shirt looks very funny.</w:t>
        </w:r>
      </w:ins>
    </w:p>
    <w:p w:rsidR="008A4159" w:rsidRPr="00DB77C6" w:rsidRDefault="008A4159" w:rsidP="008A4159">
      <w:pPr>
        <w:rPr>
          <w:ins w:id="7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A bus is a big car ___which___ carries lots of people.</w:t>
        </w:r>
      </w:ins>
    </w:p>
    <w:p w:rsidR="008A4159" w:rsidRPr="00DB77C6" w:rsidRDefault="008A4159" w:rsidP="008A4159">
      <w:pPr>
        <w:rPr>
          <w:ins w:id="7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volunteers, ___whose___ enthusiasm was obvious, finished the work quickly.</w:t>
        </w:r>
      </w:ins>
    </w:p>
    <w:p w:rsidR="008A4159" w:rsidRPr="00DB77C6" w:rsidRDefault="008A4159" w:rsidP="008A4159">
      <w:pPr>
        <w:rPr>
          <w:ins w:id="7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Children ___who___ like music are often good at mathematics.</w:t>
        </w:r>
      </w:ins>
    </w:p>
    <w:p w:rsidR="008A4159" w:rsidRPr="00DB77C6" w:rsidRDefault="008A4159" w:rsidP="008A4159">
      <w:pPr>
        <w:rPr>
          <w:ins w:id="7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engineers ___who___ designed the building received an award.</w:t>
        </w:r>
      </w:ins>
    </w:p>
    <w:p w:rsidR="008A4159" w:rsidRPr="00DB77C6" w:rsidRDefault="008A4159" w:rsidP="008A4159">
      <w:pPr>
        <w:rPr>
          <w:ins w:id="7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girl ___who___ recited the poem is my niece.</w:t>
        </w:r>
      </w:ins>
    </w:p>
    <w:p w:rsidR="008A4159" w:rsidRPr="00DB77C6" w:rsidRDefault="008A4159" w:rsidP="008A4159">
      <w:pPr>
        <w:rPr>
          <w:ins w:id="7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townspeople, ___whose___ pride in their community is well-known, raised enough money to build a new town hall.</w:t>
        </w:r>
      </w:ins>
    </w:p>
    <w:p w:rsidR="008A4159" w:rsidRPr="00DB77C6" w:rsidRDefault="008A4159" w:rsidP="008A4159">
      <w:pPr>
        <w:rPr>
          <w:ins w:id="7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Pacific Ocean, ___which___ might have been crossed by raft during the Stone Age, is the world's largest ocean.</w:t>
        </w:r>
      </w:ins>
    </w:p>
    <w:p w:rsidR="008A4159" w:rsidRPr="00DB77C6" w:rsidRDefault="008A4159" w:rsidP="008A4159">
      <w:pPr>
        <w:rPr>
          <w:ins w:id="7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newspaper to ____which___ we subscribe is delivered regularly.</w:t>
        </w:r>
      </w:ins>
    </w:p>
    <w:p w:rsidR="008A4159" w:rsidRPr="00DB77C6" w:rsidRDefault="008A4159" w:rsidP="008A4159">
      <w:pPr>
        <w:rPr>
          <w:ins w:id="7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III. Put who/ whom/which/ where/ that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,…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in the blanks</w:t>
        </w:r>
      </w:ins>
    </w:p>
    <w:p w:rsidR="008A4159" w:rsidRPr="00DB77C6" w:rsidRDefault="008A4159" w:rsidP="008A4159">
      <w:pPr>
        <w:rPr>
          <w:ins w:id="7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parents thanked the woman _who/that___had saved their son</w:t>
        </w:r>
      </w:ins>
    </w:p>
    <w:p w:rsidR="008A4159" w:rsidRPr="00DB77C6" w:rsidRDefault="008A4159" w:rsidP="008A4159">
      <w:pPr>
        <w:rPr>
          <w:ins w:id="7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factory _which/that____closed last week had been there for many years</w:t>
        </w:r>
      </w:ins>
    </w:p>
    <w:p w:rsidR="008A4159" w:rsidRPr="00DB77C6" w:rsidRDefault="008A4159" w:rsidP="008A4159">
      <w:pPr>
        <w:rPr>
          <w:ins w:id="7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Two men, neither of __whom___I had been before, came into my office.</w:t>
        </w:r>
      </w:ins>
    </w:p>
    <w:p w:rsidR="008A4159" w:rsidRPr="00DB77C6" w:rsidRDefault="008A4159" w:rsidP="008A4159">
      <w:pPr>
        <w:rPr>
          <w:ins w:id="7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I like the ice-cream __that/which__they sell in that shop</w:t>
        </w:r>
      </w:ins>
    </w:p>
    <w:p w:rsidR="008A4159" w:rsidRPr="00DB77C6" w:rsidRDefault="008A4159" w:rsidP="008A4159">
      <w:pPr>
        <w:rPr>
          <w:ins w:id="7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He ate the food __that/which___ no one else wanted</w:t>
        </w:r>
      </w:ins>
    </w:p>
    <w:p w:rsidR="008A4159" w:rsidRPr="00DB77C6" w:rsidRDefault="008A4159" w:rsidP="008A4159">
      <w:pPr>
        <w:rPr>
          <w:ins w:id="7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7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John has got a new mobile phone _that/which___ takes photos</w:t>
        </w:r>
      </w:ins>
    </w:p>
    <w:p w:rsidR="008A4159" w:rsidRPr="00DB77C6" w:rsidRDefault="008A4159" w:rsidP="008A4159">
      <w:pPr>
        <w:rPr>
          <w:ins w:id="7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 village __where___ I ran out of petrol didn’t have a petrol station</w:t>
        </w:r>
      </w:ins>
    </w:p>
    <w:p w:rsidR="008A4159" w:rsidRPr="00DB77C6" w:rsidRDefault="008A4159" w:rsidP="008A4159">
      <w:pPr>
        <w:rPr>
          <w:ins w:id="8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8. The job for _which____she has applied is in London</w:t>
        </w:r>
      </w:ins>
    </w:p>
    <w:p w:rsidR="008A4159" w:rsidRPr="00DB77C6" w:rsidRDefault="008A4159" w:rsidP="008A4159">
      <w:pPr>
        <w:rPr>
          <w:ins w:id="8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John sold his computer, __which___he no longer need, to his cousin</w:t>
        </w:r>
      </w:ins>
    </w:p>
    <w:p w:rsidR="008A4159" w:rsidRPr="00DB77C6" w:rsidRDefault="008A4159" w:rsidP="008A4159">
      <w:pPr>
        <w:rPr>
          <w:ins w:id="8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10. Teddy has two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cars,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one of __which__ is very expensive.</w:t>
        </w:r>
      </w:ins>
    </w:p>
    <w:p w:rsidR="008A4159" w:rsidRPr="00DB77C6" w:rsidRDefault="008A4159" w:rsidP="008A4159">
      <w:pPr>
        <w:rPr>
          <w:ins w:id="8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IV. Combine These Pairs Of Sentences Using Relative Pronouns:</w:t>
        </w:r>
      </w:ins>
    </w:p>
    <w:p w:rsidR="008A4159" w:rsidRPr="00DB77C6" w:rsidRDefault="008A4159" w:rsidP="008A4159">
      <w:pPr>
        <w:rPr>
          <w:ins w:id="8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first boy who knows the truth has just moved.</w:t>
        </w:r>
      </w:ins>
    </w:p>
    <w:p w:rsidR="008A4159" w:rsidRPr="00DB77C6" w:rsidRDefault="008A4159" w:rsidP="008A4159">
      <w:pPr>
        <w:rPr>
          <w:ins w:id="8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don't remember the man whom you said you met at the canteen last week.</w:t>
        </w:r>
      </w:ins>
    </w:p>
    <w:p w:rsidR="008A4159" w:rsidRPr="00DB77C6" w:rsidRDefault="008A4159" w:rsidP="008A4159">
      <w:pPr>
        <w:rPr>
          <w:ins w:id="8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The only thing which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make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me worried is how to go home.</w:t>
        </w:r>
      </w:ins>
    </w:p>
    <w:p w:rsidR="008A4159" w:rsidRPr="00DB77C6" w:rsidRDefault="008A4159" w:rsidP="008A4159">
      <w:pPr>
        <w:rPr>
          <w:ins w:id="8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most beautiful girl, whose long hair I like very much, lives in this city.</w:t>
        </w:r>
      </w:ins>
    </w:p>
    <w:p w:rsidR="008A4159" w:rsidRPr="00DB77C6" w:rsidRDefault="008A4159" w:rsidP="008A4159">
      <w:pPr>
        <w:rPr>
          <w:ins w:id="8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The man whom I met at the bar yesterday was Tom.</w:t>
        </w:r>
      </w:ins>
    </w:p>
    <w:p w:rsidR="008A4159" w:rsidRPr="00DB77C6" w:rsidRDefault="008A4159" w:rsidP="008A4159">
      <w:pPr>
        <w:rPr>
          <w:ins w:id="8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children often go swimming on Sundays when they have much free time.</w:t>
        </w:r>
      </w:ins>
    </w:p>
    <w:p w:rsidR="008A4159" w:rsidRPr="00DB77C6" w:rsidRDefault="008A4159" w:rsidP="008A4159">
      <w:pPr>
        <w:rPr>
          <w:ins w:id="8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They're looking for the man and his dog that have lost the way in the forest.</w:t>
        </w:r>
      </w:ins>
    </w:p>
    <w:p w:rsidR="008A4159" w:rsidRPr="00DB77C6" w:rsidRDefault="008A4159" w:rsidP="008A4159">
      <w:pPr>
        <w:rPr>
          <w:ins w:id="8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tree which stands near the gate of my house has lovely flowers.</w:t>
        </w:r>
      </w:ins>
    </w:p>
    <w:p w:rsidR="008A4159" w:rsidRPr="00DB77C6" w:rsidRDefault="008A4159" w:rsidP="008A4159">
      <w:pPr>
        <w:rPr>
          <w:ins w:id="8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My wife, whom you were speaking to, wants you to come to dinner.</w:t>
        </w:r>
      </w:ins>
    </w:p>
    <w:p w:rsidR="008A4159" w:rsidRPr="00DB77C6" w:rsidRDefault="008A4159" w:rsidP="008A4159">
      <w:pPr>
        <w:rPr>
          <w:ins w:id="8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I want to talk to the last man who has just returned from the farm.</w:t>
        </w:r>
      </w:ins>
    </w:p>
    <w:p w:rsidR="008A4159" w:rsidRPr="00DB77C6" w:rsidRDefault="008A4159" w:rsidP="008A4159">
      <w:pPr>
        <w:rPr>
          <w:ins w:id="8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students whose report are very valuable will be awarded the present.</w:t>
        </w:r>
      </w:ins>
    </w:p>
    <w:p w:rsidR="008A4159" w:rsidRPr="00DB77C6" w:rsidRDefault="008A4159" w:rsidP="008A4159">
      <w:pPr>
        <w:rPr>
          <w:ins w:id="8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book which I was reading yesterday was a lovely story.</w:t>
        </w:r>
      </w:ins>
    </w:p>
    <w:p w:rsidR="008A4159" w:rsidRPr="00DB77C6" w:rsidRDefault="008A4159" w:rsidP="008A4159">
      <w:pPr>
        <w:rPr>
          <w:ins w:id="8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botanist will never forget the day when he found a strange plant.</w:t>
        </w:r>
      </w:ins>
    </w:p>
    <w:p w:rsidR="008A4159" w:rsidRPr="00DB77C6" w:rsidRDefault="008A4159" w:rsidP="008A4159">
      <w:pPr>
        <w:rPr>
          <w:ins w:id="8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person who looked for you three hours ago is phoning you.</w:t>
        </w:r>
      </w:ins>
    </w:p>
    <w:p w:rsidR="008A4159" w:rsidRPr="00DB77C6" w:rsidRDefault="008A4159" w:rsidP="008A4159">
      <w:pPr>
        <w:rPr>
          <w:ins w:id="8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man whose daughter is fond of dancing works for my father's company.</w:t>
        </w:r>
      </w:ins>
    </w:p>
    <w:p w:rsidR="008A4159" w:rsidRPr="00DB77C6" w:rsidRDefault="008A4159" w:rsidP="008A4159">
      <w:pPr>
        <w:rPr>
          <w:ins w:id="8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V. Rewrite the following sentences by using relative clauses</w:t>
        </w:r>
      </w:ins>
    </w:p>
    <w:p w:rsidR="008A4159" w:rsidRPr="00DB77C6" w:rsidRDefault="008A4159" w:rsidP="008A4159">
      <w:pPr>
        <w:rPr>
          <w:ins w:id="8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He worked for a woman who used to be an artist.</w:t>
        </w:r>
      </w:ins>
    </w:p>
    <w:p w:rsidR="008A4159" w:rsidRPr="00DB77C6" w:rsidRDefault="008A4159" w:rsidP="008A4159">
      <w:pPr>
        <w:rPr>
          <w:ins w:id="8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They called a doctor who lived nearby.</w:t>
        </w:r>
      </w:ins>
    </w:p>
    <w:p w:rsidR="008A4159" w:rsidRPr="00DB77C6" w:rsidRDefault="008A4159" w:rsidP="008A4159">
      <w:pPr>
        <w:rPr>
          <w:ins w:id="8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I wrote an email to my sister who lives in Italy.</w:t>
        </w:r>
      </w:ins>
    </w:p>
    <w:p w:rsidR="008A4159" w:rsidRPr="00DB77C6" w:rsidRDefault="008A4159" w:rsidP="008A4159">
      <w:pPr>
        <w:rPr>
          <w:ins w:id="8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Linh liked the waiter who was very friendly.</w:t>
        </w:r>
      </w:ins>
    </w:p>
    <w:p w:rsidR="008A4159" w:rsidRPr="00DB77C6" w:rsidRDefault="008A4159" w:rsidP="008A4159">
      <w:pPr>
        <w:rPr>
          <w:ins w:id="8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We broke a car that belonged to my uncle.</w:t>
        </w:r>
      </w:ins>
    </w:p>
    <w:p w:rsidR="008A4159" w:rsidRPr="00DB77C6" w:rsidRDefault="008A4159" w:rsidP="008A4159">
      <w:pPr>
        <w:rPr>
          <w:ins w:id="8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6. Ba dropped a cup which was new.</w:t>
        </w:r>
      </w:ins>
    </w:p>
    <w:p w:rsidR="008A4159" w:rsidRPr="00DB77C6" w:rsidRDefault="008A4159" w:rsidP="008A4159">
      <w:pPr>
        <w:rPr>
          <w:ins w:id="8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Nam loves books that have happy endings.</w:t>
        </w:r>
      </w:ins>
    </w:p>
    <w:p w:rsidR="008A4159" w:rsidRPr="00DB77C6" w:rsidRDefault="008A4159" w:rsidP="008A4159">
      <w:pPr>
        <w:rPr>
          <w:ins w:id="8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I live in a city that is in the north of Vietnam.</w:t>
        </w:r>
      </w:ins>
    </w:p>
    <w:p w:rsidR="008A4159" w:rsidRPr="00DB77C6" w:rsidRDefault="008A4159" w:rsidP="008A4159">
      <w:pPr>
        <w:rPr>
          <w:ins w:id="8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9. The man who is wearing a blue hat is in the class.</w:t>
        </w:r>
      </w:ins>
    </w:p>
    <w:p w:rsidR="008A4159" w:rsidRPr="00DB77C6" w:rsidRDefault="008A4159" w:rsidP="008A4159">
      <w:pPr>
        <w:rPr>
          <w:ins w:id="8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woman who is from India works in a hospital.</w:t>
        </w:r>
      </w:ins>
    </w:p>
    <w:p w:rsidR="008A4159" w:rsidRPr="00DB77C6" w:rsidRDefault="008A4159" w:rsidP="008A4159">
      <w:pPr>
        <w:rPr>
          <w:ins w:id="8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My sister who lives in Japan has four sons.</w:t>
        </w:r>
      </w:ins>
    </w:p>
    <w:p w:rsidR="008A4159" w:rsidRPr="00DB77C6" w:rsidRDefault="008A4159" w:rsidP="008A4159">
      <w:pPr>
        <w:rPr>
          <w:ins w:id="8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who was wearing a red shirt was rude.</w:t>
        </w:r>
      </w:ins>
    </w:p>
    <w:p w:rsidR="008A4159" w:rsidRPr="00DB77C6" w:rsidRDefault="008A4159" w:rsidP="008A4159">
      <w:pPr>
        <w:rPr>
          <w:ins w:id="8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13. The phone that belongs to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on the table.</w:t>
        </w:r>
      </w:ins>
    </w:p>
    <w:p w:rsidR="008A4159" w:rsidRPr="00DB77C6" w:rsidRDefault="008A4159" w:rsidP="008A4159">
      <w:pPr>
        <w:rPr>
          <w:ins w:id="8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TV that was my grandfather’s got broken.</w:t>
        </w:r>
      </w:ins>
    </w:p>
    <w:p w:rsidR="008A4159" w:rsidRPr="00DB77C6" w:rsidRDefault="008A4159" w:rsidP="008A4159">
      <w:pPr>
        <w:rPr>
          <w:ins w:id="8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radio that was bought 35 years ago was stolen.</w:t>
        </w:r>
      </w:ins>
    </w:p>
    <w:p w:rsidR="008A4159" w:rsidRPr="00DB77C6" w:rsidRDefault="008A4159" w:rsidP="008A4159">
      <w:pPr>
        <w:rPr>
          <w:ins w:id="8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The girl who gave Binh his phone is his daughter.</w:t>
        </w:r>
      </w:ins>
    </w:p>
    <w:p w:rsidR="008A4159" w:rsidRPr="00DB77C6" w:rsidRDefault="008A4159" w:rsidP="008A4159">
      <w:pPr>
        <w:rPr>
          <w:ins w:id="8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17. This is the laptop which my mother has just bought.</w:t>
        </w:r>
      </w:ins>
    </w:p>
    <w:p w:rsidR="008A4159" w:rsidRPr="00DB77C6" w:rsidRDefault="008A4159" w:rsidP="008A4159">
      <w:pPr>
        <w:rPr>
          <w:ins w:id="8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18. That’s the man whose car is a Ferrari.</w:t>
        </w:r>
      </w:ins>
    </w:p>
    <w:p w:rsidR="008A4159" w:rsidRPr="00DB77C6" w:rsidRDefault="008A4159" w:rsidP="008A4159">
      <w:pPr>
        <w:rPr>
          <w:ins w:id="8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19. I know the woman who lives upstairs.</w:t>
        </w:r>
      </w:ins>
    </w:p>
    <w:p w:rsidR="008A4159" w:rsidRPr="00DB77C6" w:rsidRDefault="008A4159" w:rsidP="008A4159">
      <w:pPr>
        <w:rPr>
          <w:ins w:id="8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20.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It’s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the dog that I always talk to at night.</w:t>
        </w:r>
      </w:ins>
    </w:p>
    <w:p w:rsidR="008A4159" w:rsidRPr="00DB77C6" w:rsidRDefault="008A4159" w:rsidP="008A4159">
      <w:pPr>
        <w:rPr>
          <w:ins w:id="8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21. She opened the cupboard where she kept her best glasses.</w:t>
        </w:r>
      </w:ins>
    </w:p>
    <w:p w:rsidR="008A4159" w:rsidRPr="00DB77C6" w:rsidRDefault="008A4159" w:rsidP="008A4159">
      <w:pPr>
        <w:rPr>
          <w:ins w:id="8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22. This is the house where General Giap lived.</w:t>
        </w:r>
      </w:ins>
    </w:p>
    <w:p w:rsidR="008A4159" w:rsidRPr="00DB77C6" w:rsidRDefault="008A4159" w:rsidP="008A4159">
      <w:pPr>
        <w:rPr>
          <w:ins w:id="8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23. The flight that we were going to take was canceled.</w:t>
        </w:r>
      </w:ins>
    </w:p>
    <w:p w:rsidR="008A4159" w:rsidRPr="00DB77C6" w:rsidRDefault="008A4159" w:rsidP="008A4159">
      <w:pPr>
        <w:rPr>
          <w:ins w:id="8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24. The lady that I saw in the shop was Vicki Zhao.</w:t>
        </w:r>
      </w:ins>
    </w:p>
    <w:p w:rsidR="008A4159" w:rsidRPr="00DB77C6" w:rsidRDefault="008A4159" w:rsidP="008A4159">
      <w:pPr>
        <w:rPr>
          <w:ins w:id="8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25. The man whose dog is sick is a director.</w:t>
        </w:r>
      </w:ins>
    </w:p>
    <w:p w:rsidR="008A4159" w:rsidRPr="00DB77C6" w:rsidRDefault="008A4159" w:rsidP="008A4159">
      <w:pPr>
        <w:rPr>
          <w:ins w:id="8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26. The violin that is missing was my birthday present.</w:t>
        </w:r>
      </w:ins>
    </w:p>
    <w:p w:rsidR="008A4159" w:rsidRPr="00DB77C6" w:rsidRDefault="008A4159" w:rsidP="008A4159">
      <w:pPr>
        <w:rPr>
          <w:ins w:id="8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27. I’ve just reread the book which I first learned English from.</w:t>
        </w:r>
      </w:ins>
    </w:p>
    <w:p w:rsidR="008A4159" w:rsidRPr="00DB77C6" w:rsidRDefault="008A4159" w:rsidP="008A4159">
      <w:pPr>
        <w:rPr>
          <w:ins w:id="8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28. The police officer has just arrested the man who robbed the bank.</w:t>
        </w:r>
      </w:ins>
    </w:p>
    <w:p w:rsidR="008A4159" w:rsidRPr="00DB77C6" w:rsidRDefault="008A4159" w:rsidP="008A4159">
      <w:pPr>
        <w:rPr>
          <w:ins w:id="8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8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29. These are the shoes that I bought in HCMC.</w:t>
        </w:r>
      </w:ins>
    </w:p>
    <w:p w:rsidR="008A4159" w:rsidRPr="00DB77C6" w:rsidRDefault="008A4159" w:rsidP="008A4159">
      <w:pPr>
        <w:rPr>
          <w:ins w:id="8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VI. Combine two sentences by using reduced relative clauses</w:t>
        </w:r>
      </w:ins>
    </w:p>
    <w:p w:rsidR="008A4159" w:rsidRPr="00DB77C6" w:rsidRDefault="008A4159" w:rsidP="008A4159">
      <w:pPr>
        <w:rPr>
          <w:ins w:id="9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1. She bought the car her father had recommended.</w:t>
        </w:r>
      </w:ins>
    </w:p>
    <w:p w:rsidR="008A4159" w:rsidRPr="00DB77C6" w:rsidRDefault="008A4159" w:rsidP="008A4159">
      <w:pPr>
        <w:rPr>
          <w:ins w:id="9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He lost the pen I had given him.</w:t>
        </w:r>
      </w:ins>
    </w:p>
    <w:p w:rsidR="008A4159" w:rsidRPr="00DB77C6" w:rsidRDefault="008A4159" w:rsidP="008A4159">
      <w:pPr>
        <w:rPr>
          <w:ins w:id="9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We called the delivery company Nga often uses.</w:t>
        </w:r>
      </w:ins>
    </w:p>
    <w:p w:rsidR="008A4159" w:rsidRPr="00DB77C6" w:rsidRDefault="008A4159" w:rsidP="008A4159">
      <w:pPr>
        <w:rPr>
          <w:ins w:id="9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Lam met a girl I used to employ.</w:t>
        </w:r>
      </w:ins>
    </w:p>
    <w:p w:rsidR="008A4159" w:rsidRPr="00DB77C6" w:rsidRDefault="008A4159" w:rsidP="008A4159">
      <w:pPr>
        <w:rPr>
          <w:ins w:id="9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Chi called the lawyer my mother knows.</w:t>
        </w:r>
      </w:ins>
    </w:p>
    <w:p w:rsidR="008A4159" w:rsidRPr="00DB77C6" w:rsidRDefault="008A4159" w:rsidP="008A4159">
      <w:pPr>
        <w:rPr>
          <w:ins w:id="9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He brought a woman I worked with last year.</w:t>
        </w:r>
      </w:ins>
    </w:p>
    <w:p w:rsidR="008A4159" w:rsidRPr="00DB77C6" w:rsidRDefault="008A4159" w:rsidP="008A4159">
      <w:pPr>
        <w:rPr>
          <w:ins w:id="9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We employed the pianist Hai introduced.</w:t>
        </w:r>
      </w:ins>
    </w:p>
    <w:p w:rsidR="008A4159" w:rsidRPr="00DB77C6" w:rsidRDefault="008A4159" w:rsidP="008A4159">
      <w:pPr>
        <w:rPr>
          <w:ins w:id="9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cake I bought is on the table.</w:t>
        </w:r>
      </w:ins>
    </w:p>
    <w:p w:rsidR="008A4159" w:rsidRPr="00DB77C6" w:rsidRDefault="008A4159" w:rsidP="008A4159">
      <w:pPr>
        <w:rPr>
          <w:ins w:id="9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9. The wallet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found under the chair belongs to Lan.</w:t>
        </w:r>
      </w:ins>
    </w:p>
    <w:p w:rsidR="008A4159" w:rsidRPr="00DB77C6" w:rsidRDefault="008A4159" w:rsidP="008A4159">
      <w:pPr>
        <w:rPr>
          <w:ins w:id="9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The food Huy cooked was delicious.</w:t>
        </w:r>
      </w:ins>
    </w:p>
    <w:p w:rsidR="008A4159" w:rsidRPr="00DB77C6" w:rsidRDefault="008A4159" w:rsidP="008A4159">
      <w:pPr>
        <w:rPr>
          <w:ins w:id="9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11. The bike my parents gave me was stolen.</w:t>
        </w:r>
      </w:ins>
    </w:p>
    <w:p w:rsidR="008A4159" w:rsidRPr="00DB77C6" w:rsidRDefault="008A4159" w:rsidP="008A4159">
      <w:pPr>
        <w:rPr>
          <w:ins w:id="9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12. The man I reported to the police was arrested.</w:t>
        </w:r>
      </w:ins>
    </w:p>
    <w:p w:rsidR="008A4159" w:rsidRPr="00DB77C6" w:rsidRDefault="008A4159" w:rsidP="008A4159">
      <w:pPr>
        <w:rPr>
          <w:ins w:id="9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13. The teacher Ngan asked about her problem was right.</w:t>
        </w:r>
      </w:ins>
    </w:p>
    <w:p w:rsidR="008A4159" w:rsidRPr="00DB77C6" w:rsidRDefault="008A4159" w:rsidP="008A4159">
      <w:pPr>
        <w:rPr>
          <w:ins w:id="9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14. The writer my brother dated was very pretty.</w:t>
        </w:r>
      </w:ins>
    </w:p>
    <w:p w:rsidR="008A4159" w:rsidRPr="00DB77C6" w:rsidRDefault="008A4159" w:rsidP="008A4159">
      <w:pPr>
        <w:rPr>
          <w:ins w:id="9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15. The secretary Dzung likes is in the office.</w:t>
        </w:r>
      </w:ins>
    </w:p>
    <w:p w:rsidR="008A4159" w:rsidRPr="00DB77C6" w:rsidRDefault="008A4159" w:rsidP="008A4159">
      <w:pPr>
        <w:rPr>
          <w:ins w:id="9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16. We ate the food I bought.</w:t>
        </w:r>
      </w:ins>
    </w:p>
    <w:p w:rsidR="008A4159" w:rsidRPr="00DB77C6" w:rsidRDefault="008A4159" w:rsidP="008A4159">
      <w:pPr>
        <w:rPr>
          <w:ins w:id="9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VII. Make one sentence from two. Use who/ which/ that/ where …..</w:t>
        </w:r>
      </w:ins>
    </w:p>
    <w:p w:rsidR="008A4159" w:rsidRPr="00DB77C6" w:rsidRDefault="008A4159" w:rsidP="008A4159">
      <w:pPr>
        <w:rPr>
          <w:ins w:id="9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I went to see a doctor who/ that had helped my father</w:t>
        </w:r>
      </w:ins>
    </w:p>
    <w:p w:rsidR="008A4159" w:rsidRPr="00DB77C6" w:rsidRDefault="008A4159" w:rsidP="008A4159">
      <w:pPr>
        <w:rPr>
          <w:ins w:id="9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woman who/ that wrote to me wanted my advice</w:t>
        </w:r>
      </w:ins>
    </w:p>
    <w:p w:rsidR="008A4159" w:rsidRPr="00DB77C6" w:rsidRDefault="008A4159" w:rsidP="008A4159">
      <w:pPr>
        <w:rPr>
          <w:ins w:id="9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Mary was wearing the red dress which/ that was made in France</w:t>
        </w:r>
      </w:ins>
    </w:p>
    <w:p w:rsidR="008A4159" w:rsidRPr="00DB77C6" w:rsidRDefault="008A4159" w:rsidP="008A4159">
      <w:pPr>
        <w:rPr>
          <w:ins w:id="9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4. We stayed at the Sofitel hotel which/ that Mark recommended to us</w:t>
        </w:r>
      </w:ins>
    </w:p>
    <w:p w:rsidR="008A4159" w:rsidRPr="00DB77C6" w:rsidRDefault="008A4159" w:rsidP="008A4159">
      <w:pPr>
        <w:rPr>
          <w:ins w:id="9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John is one of the closest friends whom I have known for three years</w:t>
        </w:r>
      </w:ins>
    </w:p>
    <w:p w:rsidR="008A4159" w:rsidRPr="00DB77C6" w:rsidRDefault="008A4159" w:rsidP="008A4159">
      <w:pPr>
        <w:rPr>
          <w:ins w:id="9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New York is one of the largest cities in the USA where my sister is living</w:t>
        </w:r>
      </w:ins>
    </w:p>
    <w:p w:rsidR="008A4159" w:rsidRPr="00DB77C6" w:rsidRDefault="008A4159" w:rsidP="008A4159">
      <w:pPr>
        <w:rPr>
          <w:ins w:id="9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Ann talked to the man who/ that won a lot of money</w:t>
        </w:r>
      </w:ins>
    </w:p>
    <w:p w:rsidR="008A4159" w:rsidRPr="00DB77C6" w:rsidRDefault="008A4159" w:rsidP="008A4159">
      <w:pPr>
        <w:rPr>
          <w:ins w:id="9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8. The couple whose divorce was in the newspapers has got married again</w:t>
        </w:r>
      </w:ins>
    </w:p>
    <w:p w:rsidR="008A4159" w:rsidRPr="00DB77C6" w:rsidRDefault="008A4159" w:rsidP="008A4159">
      <w:pPr>
        <w:rPr>
          <w:ins w:id="9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9. He is the architect who/ that designed the new city library</w:t>
        </w:r>
      </w:ins>
    </w:p>
    <w:p w:rsidR="008A4159" w:rsidRPr="00DB77C6" w:rsidRDefault="008A4159" w:rsidP="008A4159">
      <w:pPr>
        <w:rPr>
          <w:ins w:id="9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10. Jerry sent me the letter that/ which was very funny</w:t>
        </w:r>
      </w:ins>
    </w:p>
    <w:p w:rsidR="008A4159" w:rsidRPr="00DB77C6" w:rsidRDefault="008A4159" w:rsidP="008A4159">
      <w:pPr>
        <w:rPr>
          <w:ins w:id="9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VIII. Choose the best answer A, B, C or D to complete the sentences</w:t>
        </w:r>
      </w:ins>
    </w:p>
    <w:tbl>
      <w:tblPr>
        <w:tblW w:w="104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732"/>
        <w:gridCol w:w="1732"/>
        <w:gridCol w:w="1732"/>
        <w:gridCol w:w="1732"/>
        <w:gridCol w:w="1749"/>
      </w:tblGrid>
      <w:tr w:rsidR="00DB77C6" w:rsidRPr="00DB77C6" w:rsidTr="008A4159"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2. A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3.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4.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5. C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6. A</w:t>
            </w:r>
          </w:p>
        </w:tc>
      </w:tr>
      <w:tr w:rsidR="00DB77C6" w:rsidRPr="00DB77C6" w:rsidTr="008A4159"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7.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8. B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9. A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10. D</w:t>
            </w:r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11. C</w:t>
            </w:r>
          </w:p>
        </w:tc>
        <w:tc>
          <w:tcPr>
            <w:tcW w:w="16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A4159" w:rsidRPr="00DB77C6" w:rsidRDefault="008A4159" w:rsidP="008A4159">
            <w:pPr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DB77C6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12. B</w:t>
            </w:r>
          </w:p>
        </w:tc>
      </w:tr>
    </w:tbl>
    <w:p w:rsidR="008A4159" w:rsidRPr="00DB77C6" w:rsidRDefault="008A4159" w:rsidP="008A4159">
      <w:pPr>
        <w:rPr>
          <w:ins w:id="9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IX. Chọn đáp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án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đúng nhất</w:t>
        </w:r>
      </w:ins>
    </w:p>
    <w:p w:rsidR="008A4159" w:rsidRPr="00DB77C6" w:rsidRDefault="008A4159" w:rsidP="008A4159">
      <w:pPr>
        <w:rPr>
          <w:ins w:id="9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Chọn B (Who thay thế cho Mr. Ken)</w:t>
        </w:r>
      </w:ins>
    </w:p>
    <w:p w:rsidR="008A4159" w:rsidRPr="00DB77C6" w:rsidRDefault="008A4159" w:rsidP="008A4159">
      <w:pPr>
        <w:rPr>
          <w:ins w:id="9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Chọn D (That thay thế cho her computer – mệnh đề xác định)</w:t>
        </w:r>
      </w:ins>
    </w:p>
    <w:p w:rsidR="008A4159" w:rsidRPr="00DB77C6" w:rsidRDefault="008A4159" w:rsidP="008A4159">
      <w:pPr>
        <w:rPr>
          <w:ins w:id="9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Chọn C (thiếu tân ngữ – whom thay thế cho the man)</w:t>
        </w:r>
      </w:ins>
    </w:p>
    <w:p w:rsidR="008A4159" w:rsidRPr="00DB77C6" w:rsidRDefault="008A4159" w:rsidP="008A4159">
      <w:pPr>
        <w:rPr>
          <w:ins w:id="9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4 - Chọn B (Who thay thế cho her grandmother)</w:t>
        </w:r>
      </w:ins>
    </w:p>
    <w:p w:rsidR="008A4159" w:rsidRPr="00DB77C6" w:rsidRDefault="008A4159" w:rsidP="008A4159">
      <w:pPr>
        <w:rPr>
          <w:ins w:id="9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Chọn A (Who thay thế cho the woman)</w:t>
        </w:r>
      </w:ins>
    </w:p>
    <w:p w:rsidR="008A4159" w:rsidRPr="00DB77C6" w:rsidRDefault="008A4159" w:rsidP="008A4159">
      <w:pPr>
        <w:rPr>
          <w:ins w:id="9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 Chọn B (thay thế cho those)</w:t>
        </w:r>
      </w:ins>
    </w:p>
    <w:p w:rsidR="008A4159" w:rsidRPr="00DB77C6" w:rsidRDefault="008A4159" w:rsidP="008A4159">
      <w:pPr>
        <w:rPr>
          <w:ins w:id="9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Chọn A (Which thay thế cho freedom)</w:t>
        </w:r>
      </w:ins>
    </w:p>
    <w:p w:rsidR="008A4159" w:rsidRPr="00DB77C6" w:rsidRDefault="008A4159" w:rsidP="008A4159">
      <w:pPr>
        <w:rPr>
          <w:ins w:id="9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8 - Chọn A (Which thay thế cho tokbokki)</w:t>
        </w:r>
      </w:ins>
    </w:p>
    <w:p w:rsidR="008A4159" w:rsidRPr="00DB77C6" w:rsidRDefault="008A4159" w:rsidP="008A4159">
      <w:pPr>
        <w:rPr>
          <w:ins w:id="9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Chọn C (Which thay thế cho việc Blair đã vượt qua bài kiểm tra)</w:t>
        </w:r>
      </w:ins>
    </w:p>
    <w:p w:rsidR="008A4159" w:rsidRPr="00DB77C6" w:rsidRDefault="008A4159" w:rsidP="008A4159">
      <w:pPr>
        <w:rPr>
          <w:ins w:id="9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Chọn C (Which thay thế cho the book)</w:t>
        </w:r>
      </w:ins>
    </w:p>
    <w:p w:rsidR="008A4159" w:rsidRPr="00DB77C6" w:rsidRDefault="008A4159" w:rsidP="008A4159">
      <w:pPr>
        <w:rPr>
          <w:ins w:id="9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11 - Chọn B &lt; Who thay thế cho the man&gt;</w:t>
        </w:r>
      </w:ins>
    </w:p>
    <w:p w:rsidR="008A4159" w:rsidRPr="00DB77C6" w:rsidRDefault="008A4159" w:rsidP="008A4159">
      <w:pPr>
        <w:rPr>
          <w:ins w:id="9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12 - Chọn B hoặc D &lt; Who / Whom đối với câu này có thể chọn cả hai ý đều đúng thay thế cho từ chỉ người&gt;</w:t>
        </w:r>
      </w:ins>
    </w:p>
    <w:p w:rsidR="008A4159" w:rsidRPr="00DB77C6" w:rsidRDefault="008A4159" w:rsidP="008A4159">
      <w:pPr>
        <w:rPr>
          <w:ins w:id="9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13 - Chọn B &lt; Which thay thế cho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old building&gt;</w:t>
        </w:r>
      </w:ins>
    </w:p>
    <w:p w:rsidR="008A4159" w:rsidRPr="00DB77C6" w:rsidRDefault="008A4159" w:rsidP="008A4159">
      <w:pPr>
        <w:rPr>
          <w:ins w:id="9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14 - Chọn D &lt; When là từ phù hợp được dùng trong câu&gt;</w:t>
        </w:r>
      </w:ins>
    </w:p>
    <w:p w:rsidR="008A4159" w:rsidRPr="00DB77C6" w:rsidRDefault="008A4159" w:rsidP="008A4159">
      <w:pPr>
        <w:rPr>
          <w:ins w:id="9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X. Viết lại câu sao cho nghĩa không đổi</w:t>
        </w:r>
      </w:ins>
    </w:p>
    <w:p w:rsidR="008A4159" w:rsidRPr="00DB77C6" w:rsidRDefault="008A4159" w:rsidP="008A4159">
      <w:pPr>
        <w:rPr>
          <w:ins w:id="9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The man whom you met last week is her father.</w:t>
        </w:r>
      </w:ins>
    </w:p>
    <w:p w:rsidR="008A4159" w:rsidRPr="00DB77C6" w:rsidRDefault="008A4159" w:rsidP="008A4159">
      <w:pPr>
        <w:rPr>
          <w:ins w:id="9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Zoe likes the blue T-shirt which my sister is wearing.</w:t>
        </w:r>
      </w:ins>
    </w:p>
    <w:p w:rsidR="008A4159" w:rsidRPr="00DB77C6" w:rsidRDefault="008A4159" w:rsidP="008A4159">
      <w:pPr>
        <w:rPr>
          <w:ins w:id="9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Show me the new hats which you bought last night.</w:t>
        </w:r>
      </w:ins>
    </w:p>
    <w:p w:rsidR="008A4159" w:rsidRPr="00DB77C6" w:rsidRDefault="008A4159" w:rsidP="008A4159">
      <w:pPr>
        <w:rPr>
          <w:ins w:id="9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4 - Zoe has a sister whose name is Juma.</w:t>
        </w:r>
      </w:ins>
    </w:p>
    <w:p w:rsidR="008A4159" w:rsidRPr="00DB77C6" w:rsidRDefault="008A4159" w:rsidP="008A4159">
      <w:pPr>
        <w:rPr>
          <w:ins w:id="9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9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That is a company which produces rings.</w:t>
        </w:r>
      </w:ins>
    </w:p>
    <w:p w:rsidR="008A4159" w:rsidRPr="00DB77C6" w:rsidRDefault="008A4159" w:rsidP="008A4159">
      <w:pPr>
        <w:rPr>
          <w:ins w:id="9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 The children were attracted by the show which was performed so many.</w:t>
        </w:r>
      </w:ins>
    </w:p>
    <w:p w:rsidR="008A4159" w:rsidRPr="00DB77C6" w:rsidRDefault="008A4159" w:rsidP="008A4159">
      <w:pPr>
        <w:rPr>
          <w:ins w:id="10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My best friend can compose songs which Ly sings very well.</w:t>
        </w:r>
      </w:ins>
    </w:p>
    <w:p w:rsidR="008A4159" w:rsidRPr="00DB77C6" w:rsidRDefault="008A4159" w:rsidP="008A4159">
      <w:pPr>
        <w:rPr>
          <w:ins w:id="10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8 - Tet is a festival that often happens in late January or early February.</w:t>
        </w:r>
      </w:ins>
    </w:p>
    <w:p w:rsidR="008A4159" w:rsidRPr="00DB77C6" w:rsidRDefault="008A4159" w:rsidP="008A4159">
      <w:pPr>
        <w:rPr>
          <w:ins w:id="10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Zoe bought a new phone yesterday which I can use to send and receive messages.</w:t>
        </w:r>
      </w:ins>
    </w:p>
    <w:p w:rsidR="008A4159" w:rsidRPr="00DB77C6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07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Jack is the boy who is giving my mom a gift.</w:t>
        </w:r>
      </w:ins>
    </w:p>
    <w:p w:rsidR="00DB77C6" w:rsidRPr="00DB77C6" w:rsidRDefault="00DB77C6" w:rsidP="008A4159">
      <w:pPr>
        <w:rPr>
          <w:ins w:id="1008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ins w:id="10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XI. Chọn mệnh đề quan hệ phù hợp điền vào chỗ trống.</w:t>
        </w:r>
      </w:ins>
    </w:p>
    <w:p w:rsidR="008A4159" w:rsidRPr="00DB77C6" w:rsidRDefault="008A4159" w:rsidP="008A4159">
      <w:pPr>
        <w:rPr>
          <w:ins w:id="10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1. B; 2.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D; 3.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B; 4.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D; 5.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</w:t>
        </w:r>
      </w:ins>
    </w:p>
    <w:p w:rsidR="008A4159" w:rsidRPr="00DB77C6" w:rsidRDefault="008A4159" w:rsidP="008A4159">
      <w:pPr>
        <w:rPr>
          <w:ins w:id="10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6. A; 7.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C; 8.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C; 9.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A; 10.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</w:t>
        </w:r>
      </w:ins>
    </w:p>
    <w:p w:rsidR="008A4159" w:rsidRPr="00DB77C6" w:rsidRDefault="008A4159" w:rsidP="008A4159">
      <w:pPr>
        <w:rPr>
          <w:ins w:id="10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XII. Tìm và sửa lỗi sai (nếu có) trong những câu sau đây</w:t>
        </w:r>
      </w:ins>
    </w:p>
    <w:p w:rsidR="008A4159" w:rsidRPr="00DB77C6" w:rsidRDefault="008A4159" w:rsidP="008A4159">
      <w:pPr>
        <w:rPr>
          <w:ins w:id="10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The film who I watched yesterday was interesting.</w:t>
        </w:r>
      </w:ins>
    </w:p>
    <w:p w:rsidR="008A4159" w:rsidRPr="00DB77C6" w:rsidRDefault="008A4159" w:rsidP="008A4159">
      <w:pPr>
        <w:rPr>
          <w:ins w:id="10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The only house to be paint last week was Oanh’s.</w:t>
        </w:r>
      </w:ins>
    </w:p>
    <w:p w:rsidR="008A4159" w:rsidRPr="00DB77C6" w:rsidRDefault="008A4159" w:rsidP="008A4159">
      <w:pPr>
        <w:rPr>
          <w:ins w:id="10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3. A dictionary is a book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gives her the meaning of words.</w:t>
        </w:r>
      </w:ins>
    </w:p>
    <w:p w:rsidR="008A4159" w:rsidRPr="00DB77C6" w:rsidRDefault="008A4159" w:rsidP="008A4159">
      <w:pPr>
        <w:rPr>
          <w:ins w:id="10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4. I like that dress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whom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is really beautiful.</w:t>
        </w:r>
      </w:ins>
    </w:p>
    <w:p w:rsidR="008A4159" w:rsidRPr="00DB77C6" w:rsidRDefault="008A4159" w:rsidP="008A4159">
      <w:pPr>
        <w:rPr>
          <w:ins w:id="10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5. Do you get on with the person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which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lives behind?</w:t>
        </w:r>
      </w:ins>
    </w:p>
    <w:p w:rsidR="008A4159" w:rsidRPr="00DB77C6" w:rsidRDefault="008A4159" w:rsidP="008A4159">
      <w:pPr>
        <w:rPr>
          <w:ins w:id="10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XIII. Add the phrase in brackets to the sentence using 'that' or 'who' and a relative clause:</w:t>
        </w:r>
      </w:ins>
    </w:p>
    <w:p w:rsidR="008A4159" w:rsidRPr="00DB77C6" w:rsidRDefault="008A4159" w:rsidP="008A4159">
      <w:pPr>
        <w:rPr>
          <w:ins w:id="10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1 - She worked for a man who used to be an athlete</w:t>
        </w:r>
      </w:ins>
    </w:p>
    <w:p w:rsidR="008A4159" w:rsidRPr="00DB77C6" w:rsidRDefault="008A4159" w:rsidP="008A4159">
      <w:pPr>
        <w:rPr>
          <w:ins w:id="10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2 - They called a lawyer who lived nearby</w:t>
        </w:r>
      </w:ins>
    </w:p>
    <w:p w:rsidR="008A4159" w:rsidRPr="00DB77C6" w:rsidRDefault="008A4159" w:rsidP="008A4159">
      <w:pPr>
        <w:rPr>
          <w:ins w:id="10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3 - I sent an email to my brother who lives in Australia</w:t>
        </w:r>
      </w:ins>
    </w:p>
    <w:p w:rsidR="008A4159" w:rsidRPr="00DB77C6" w:rsidRDefault="008A4159" w:rsidP="008A4159">
      <w:pPr>
        <w:rPr>
          <w:ins w:id="10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4 - The customer liked the waitress who was very friendly</w:t>
        </w:r>
      </w:ins>
    </w:p>
    <w:p w:rsidR="008A4159" w:rsidRPr="00DB77C6" w:rsidRDefault="008A4159" w:rsidP="008A4159">
      <w:pPr>
        <w:rPr>
          <w:ins w:id="10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5 - We broke the computer that belonged to my father</w:t>
        </w:r>
      </w:ins>
    </w:p>
    <w:p w:rsidR="008A4159" w:rsidRPr="00DB77C6" w:rsidRDefault="008A4159" w:rsidP="008A4159">
      <w:pPr>
        <w:rPr>
          <w:ins w:id="10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I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dropped a glass that was new</w:t>
        </w:r>
      </w:ins>
    </w:p>
    <w:p w:rsidR="008A4159" w:rsidRPr="00DB77C6" w:rsidRDefault="008A4159" w:rsidP="008A4159">
      <w:pPr>
        <w:rPr>
          <w:ins w:id="10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7 - She loves books that have happy endings</w:t>
        </w:r>
      </w:ins>
    </w:p>
    <w:p w:rsidR="008A4159" w:rsidRPr="00DB77C6" w:rsidRDefault="008A4159" w:rsidP="008A4159">
      <w:pPr>
        <w:rPr>
          <w:ins w:id="10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8 - They live in a city that is in the north of England</w:t>
        </w:r>
      </w:ins>
    </w:p>
    <w:p w:rsidR="008A4159" w:rsidRPr="00DB77C6" w:rsidRDefault="008A4159" w:rsidP="008A4159">
      <w:pPr>
        <w:rPr>
          <w:ins w:id="10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9 - The man who is wearing a blue jumper is in the garden</w:t>
        </w:r>
      </w:ins>
    </w:p>
    <w:p w:rsidR="008A4159" w:rsidRPr="00DB77C6" w:rsidRDefault="008A4159" w:rsidP="008A4159">
      <w:pPr>
        <w:rPr>
          <w:ins w:id="10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10 - The girl who is from India works in a bank</w:t>
        </w:r>
      </w:ins>
    </w:p>
    <w:p w:rsidR="008A4159" w:rsidRPr="00DB77C6" w:rsidRDefault="008A4159" w:rsidP="008A4159">
      <w:pPr>
        <w:rPr>
          <w:ins w:id="10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11 - My sister who lives in Australia has three children</w:t>
        </w:r>
      </w:ins>
    </w:p>
    <w:p w:rsidR="008A4159" w:rsidRPr="00DB77C6" w:rsidRDefault="008A4159" w:rsidP="008A4159">
      <w:pPr>
        <w:rPr>
          <w:ins w:id="10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12 - The waiter who was wearing a blue shirt was rude</w:t>
        </w:r>
      </w:ins>
    </w:p>
    <w:p w:rsidR="008A4159" w:rsidRPr="00DB77C6" w:rsidRDefault="008A4159" w:rsidP="008A4159">
      <w:pPr>
        <w:rPr>
          <w:ins w:id="10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money that belongs to John is in the kitchen</w:t>
        </w:r>
      </w:ins>
    </w:p>
    <w:p w:rsidR="008A4159" w:rsidRPr="00DB77C6" w:rsidRDefault="008A4159" w:rsidP="008A4159">
      <w:pPr>
        <w:rPr>
          <w:ins w:id="10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table that was my grandmother's got broken</w:t>
        </w:r>
      </w:ins>
    </w:p>
    <w:p w:rsidR="008A4159" w:rsidRPr="00DB77C6" w:rsidRDefault="008A4159" w:rsidP="008A4159">
      <w:pPr>
        <w:rPr>
          <w:ins w:id="10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15 -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  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television that was bought 20 years ago was stolen</w:t>
        </w:r>
      </w:ins>
    </w:p>
    <w:p w:rsidR="008A4159" w:rsidRPr="00DB77C6" w:rsidRDefault="008A4159" w:rsidP="008A4159">
      <w:pPr>
        <w:rPr>
          <w:ins w:id="10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16 - The fruit that isn't fresh is on the table.</w:t>
        </w:r>
      </w:ins>
    </w:p>
    <w:p w:rsidR="008A4159" w:rsidRPr="00DB77C6" w:rsidRDefault="008A4159" w:rsidP="008A4159">
      <w:pPr>
        <w:rPr>
          <w:ins w:id="106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XIV. Add the phrase in brackets to the sentence using a relative clause. If it's possible, you should drop the relative pronoun:</w:t>
        </w:r>
      </w:ins>
    </w:p>
    <w:p w:rsidR="008A4159" w:rsidRPr="00DB77C6" w:rsidRDefault="008A4159" w:rsidP="008A4159">
      <w:pPr>
        <w:rPr>
          <w:ins w:id="106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1) I broke the tea cup (the plate was a Christmas present)</w:t>
        </w:r>
      </w:ins>
    </w:p>
    <w:p w:rsidR="008A4159" w:rsidRPr="00DB77C6" w:rsidRDefault="008A4159" w:rsidP="008A4159">
      <w:pPr>
        <w:rPr>
          <w:ins w:id="106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I broke the tea cup that was a Christmas present</w:t>
        </w:r>
      </w:ins>
    </w:p>
    <w:p w:rsidR="008A4159" w:rsidRPr="00DB77C6" w:rsidRDefault="008A4159" w:rsidP="008A4159">
      <w:pPr>
        <w:rPr>
          <w:ins w:id="106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6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2) The police arrested the woman (I saw the woman steal a purse)</w:t>
        </w:r>
      </w:ins>
    </w:p>
    <w:p w:rsidR="008A4159" w:rsidRPr="00DB77C6" w:rsidRDefault="008A4159" w:rsidP="008A4159">
      <w:pPr>
        <w:rPr>
          <w:ins w:id="106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police arrested the woman I saw steal a purse</w:t>
        </w:r>
      </w:ins>
    </w:p>
    <w:p w:rsidR="008A4159" w:rsidRPr="00DB77C6" w:rsidRDefault="008A4159" w:rsidP="008A4159">
      <w:pPr>
        <w:rPr>
          <w:ins w:id="107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3) The hotel manager fired the chef (we had met the chef)</w:t>
        </w:r>
      </w:ins>
    </w:p>
    <w:p w:rsidR="008A4159" w:rsidRPr="00DB77C6" w:rsidRDefault="008A4159" w:rsidP="008A4159">
      <w:pPr>
        <w:rPr>
          <w:ins w:id="107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hotel manager fired the chef we had met</w:t>
        </w:r>
      </w:ins>
    </w:p>
    <w:p w:rsidR="008A4159" w:rsidRPr="00DB77C6" w:rsidRDefault="008A4159" w:rsidP="008A4159">
      <w:pPr>
        <w:rPr>
          <w:ins w:id="107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4) She wrote to her friend (her friend lives in California)</w:t>
        </w:r>
      </w:ins>
    </w:p>
    <w:p w:rsidR="008A4159" w:rsidRPr="00DB77C6" w:rsidRDefault="008A4159" w:rsidP="008A4159">
      <w:pPr>
        <w:rPr>
          <w:ins w:id="107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7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She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wrote to her friend that lives in California</w:t>
        </w:r>
      </w:ins>
    </w:p>
    <w:p w:rsidR="008A4159" w:rsidRPr="00DB77C6" w:rsidRDefault="008A4159" w:rsidP="008A4159">
      <w:pPr>
        <w:rPr>
          <w:ins w:id="107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5) Jill ate the burger (the sandwich had beef steak, tomato and cheese inside)</w:t>
        </w:r>
      </w:ins>
    </w:p>
    <w:p w:rsidR="008A4159" w:rsidRPr="00DB77C6" w:rsidRDefault="008A4159" w:rsidP="008A4159">
      <w:pPr>
        <w:rPr>
          <w:ins w:id="108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Jill ate the burger that had beef steak, tomato and cheese inside</w:t>
        </w:r>
      </w:ins>
    </w:p>
    <w:p w:rsidR="008A4159" w:rsidRPr="00DB77C6" w:rsidRDefault="008A4159" w:rsidP="008A4159">
      <w:pPr>
        <w:rPr>
          <w:ins w:id="108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6) Her friend lives in Switzerland (her friend is an engineer)</w:t>
        </w:r>
      </w:ins>
    </w:p>
    <w:p w:rsidR="008A4159" w:rsidRPr="00DB77C6" w:rsidRDefault="008A4159" w:rsidP="008A4159">
      <w:pPr>
        <w:rPr>
          <w:ins w:id="108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Her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friend that is an engineer lives in Switzerland</w:t>
        </w:r>
      </w:ins>
    </w:p>
    <w:p w:rsidR="008A4159" w:rsidRPr="00DB77C6" w:rsidRDefault="008A4159" w:rsidP="008A4159">
      <w:pPr>
        <w:rPr>
          <w:ins w:id="108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8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7) We called the secretary (I went to bank with the secretary)</w:t>
        </w:r>
      </w:ins>
    </w:p>
    <w:p w:rsidR="008A4159" w:rsidRPr="00DB77C6" w:rsidRDefault="008A4159" w:rsidP="008A4159">
      <w:pPr>
        <w:rPr>
          <w:ins w:id="108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We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called the secretary I went to bank with</w:t>
        </w:r>
      </w:ins>
    </w:p>
    <w:p w:rsidR="008A4159" w:rsidRPr="00DB77C6" w:rsidRDefault="008A4159" w:rsidP="008A4159">
      <w:pPr>
        <w:rPr>
          <w:ins w:id="109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8) The CD is in my schoolbag (the CD has Us-Uk music)</w:t>
        </w:r>
      </w:ins>
    </w:p>
    <w:p w:rsidR="008A4159" w:rsidRPr="00DB77C6" w:rsidRDefault="008A4159" w:rsidP="008A4159">
      <w:pPr>
        <w:rPr>
          <w:ins w:id="109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The CD that has Us-Uk music is in my schoolbag</w:t>
        </w:r>
      </w:ins>
    </w:p>
    <w:p w:rsidR="008A4159" w:rsidRPr="00DB77C6" w:rsidRDefault="008A4159" w:rsidP="008A4159">
      <w:pPr>
        <w:rPr>
          <w:ins w:id="109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9) The book is very interesting (the book is about Korean culture)</w:t>
        </w:r>
      </w:ins>
    </w:p>
    <w:p w:rsidR="008A4159" w:rsidRPr="00DB77C6" w:rsidRDefault="008A4159" w:rsidP="008A4159">
      <w:pPr>
        <w:rPr>
          <w:ins w:id="109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09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book that is about Korean culture is very interesting</w:t>
        </w:r>
      </w:ins>
    </w:p>
    <w:p w:rsidR="008A4159" w:rsidRPr="00DB77C6" w:rsidRDefault="008A4159" w:rsidP="008A4159">
      <w:pPr>
        <w:rPr>
          <w:ins w:id="109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10) The bag was stolen (I bought the bag last weekend)</w:t>
        </w:r>
      </w:ins>
    </w:p>
    <w:p w:rsidR="008A4159" w:rsidRPr="00DB77C6" w:rsidRDefault="008A4159" w:rsidP="008A4159">
      <w:pPr>
        <w:rPr>
          <w:ins w:id="110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bag I bought last weekend was stolen</w:t>
        </w:r>
      </w:ins>
    </w:p>
    <w:p w:rsidR="008A4159" w:rsidRPr="00DB77C6" w:rsidRDefault="008A4159" w:rsidP="008A4159">
      <w:pPr>
        <w:rPr>
          <w:ins w:id="110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11) He likes action films (the films come from Hollywood)</w:t>
        </w:r>
      </w:ins>
    </w:p>
    <w:p w:rsidR="008A4159" w:rsidRPr="00DB77C6" w:rsidRDefault="008A4159" w:rsidP="008A4159">
      <w:pPr>
        <w:rPr>
          <w:ins w:id="110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He likes action films that come from Hollywood</w:t>
        </w:r>
      </w:ins>
    </w:p>
    <w:p w:rsidR="008A4159" w:rsidRPr="00DB77C6" w:rsidRDefault="008A4159" w:rsidP="008A4159">
      <w:pPr>
        <w:rPr>
          <w:ins w:id="110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0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12) My nephew broke the plate (I received the plate as a birthday present)</w:t>
        </w:r>
      </w:ins>
    </w:p>
    <w:p w:rsidR="008A4159" w:rsidRPr="00DB77C6" w:rsidRDefault="008A4159" w:rsidP="008A4159">
      <w:pPr>
        <w:rPr>
          <w:ins w:id="110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My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nephew broke the plate I received as a birthday present</w:t>
        </w:r>
      </w:ins>
    </w:p>
    <w:p w:rsidR="008A4159" w:rsidRPr="00DB77C6" w:rsidRDefault="008A4159" w:rsidP="008A4159">
      <w:pPr>
        <w:rPr>
          <w:ins w:id="111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13) The chocolate was very old (we bought the chocolate last year)</w:t>
        </w:r>
      </w:ins>
    </w:p>
    <w:p w:rsidR="008A4159" w:rsidRPr="00DB77C6" w:rsidRDefault="008A4159" w:rsidP="008A4159">
      <w:pPr>
        <w:rPr>
          <w:ins w:id="111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chocolate we bought last year was very old</w:t>
        </w:r>
      </w:ins>
    </w:p>
    <w:p w:rsidR="008A4159" w:rsidRPr="00DB77C6" w:rsidRDefault="008A4159" w:rsidP="008A4159">
      <w:pPr>
        <w:rPr>
          <w:ins w:id="111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14) The TV programme was very funny (Lucia recommended the TV programme)</w:t>
        </w:r>
      </w:ins>
    </w:p>
    <w:p w:rsidR="008A4159" w:rsidRPr="00DB77C6" w:rsidRDefault="008A4159" w:rsidP="008A4159">
      <w:pPr>
        <w:rPr>
          <w:ins w:id="111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1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The TV programme Lucia recommended was very funny</w:t>
        </w:r>
      </w:ins>
    </w:p>
    <w:p w:rsidR="008A4159" w:rsidRPr="00DB77C6" w:rsidRDefault="008A4159" w:rsidP="008A4159">
      <w:pPr>
        <w:rPr>
          <w:ins w:id="111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15) The boy is on TV tonight (I met the boy yesterday)</w:t>
        </w:r>
      </w:ins>
    </w:p>
    <w:p w:rsidR="008A4159" w:rsidRPr="00DB77C6" w:rsidRDefault="008A4159" w:rsidP="008A4159">
      <w:pPr>
        <w:rPr>
          <w:ins w:id="112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→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The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boy I met yesterday is on TV tonight</w:t>
        </w:r>
      </w:ins>
    </w:p>
    <w:p w:rsidR="008A4159" w:rsidRPr="00DB77C6" w:rsidRDefault="008A4159" w:rsidP="008A4159">
      <w:pPr>
        <w:rPr>
          <w:ins w:id="112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16) Lien found the money (I dropped the money)</w:t>
        </w:r>
      </w:ins>
    </w:p>
    <w:p w:rsidR="008A4159" w:rsidRPr="00DB77C6" w:rsidRDefault="008A4159" w:rsidP="008A4159">
      <w:pPr>
        <w:rPr>
          <w:ins w:id="112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→ Lien found the money I dropped</w:t>
        </w:r>
      </w:ins>
    </w:p>
    <w:p w:rsidR="008A4159" w:rsidRPr="00DB77C6" w:rsidRDefault="008A4159" w:rsidP="008A4159">
      <w:pPr>
        <w:rPr>
          <w:ins w:id="112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2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XV. Nối 2 câu sau thành 1 câu liền mạch.</w:t>
        </w:r>
      </w:ins>
    </w:p>
    <w:p w:rsidR="008A4159" w:rsidRPr="00DB77C6" w:rsidRDefault="008A4159" w:rsidP="008A4159">
      <w:pPr>
        <w:rPr>
          <w:ins w:id="112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1. Zoe is the girl. She phoned the police yesterday.</w:t>
        </w:r>
      </w:ins>
    </w:p>
    <w:p w:rsidR="008A4159" w:rsidRPr="00DB77C6" w:rsidRDefault="008A4159" w:rsidP="008A4159">
      <w:pPr>
        <w:rPr>
          <w:ins w:id="113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__Zoe is the girl who phoned the police yesterday.___</w:t>
        </w:r>
      </w:ins>
    </w:p>
    <w:p w:rsidR="008A4159" w:rsidRPr="00DB77C6" w:rsidRDefault="008A4159" w:rsidP="008A4159">
      <w:pPr>
        <w:rPr>
          <w:ins w:id="113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2. I buy a new dress. It is beautiful and fashionable.</w:t>
        </w:r>
      </w:ins>
    </w:p>
    <w:p w:rsidR="008A4159" w:rsidRPr="00DB77C6" w:rsidRDefault="008A4159" w:rsidP="008A4159">
      <w:pPr>
        <w:rPr>
          <w:ins w:id="113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__I buy a new dress which is beautiful and fashionable.___</w:t>
        </w:r>
      </w:ins>
    </w:p>
    <w:p w:rsidR="008A4159" w:rsidRPr="00DB77C6" w:rsidRDefault="008A4159" w:rsidP="008A4159">
      <w:pPr>
        <w:rPr>
          <w:ins w:id="113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3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3. There is a woman is standing over there. It is my English teacher.</w:t>
        </w:r>
      </w:ins>
    </w:p>
    <w:p w:rsidR="008A4159" w:rsidRPr="00DB77C6" w:rsidRDefault="008A4159" w:rsidP="008A4159">
      <w:pPr>
        <w:rPr>
          <w:ins w:id="113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___The woman who is standing over there is my English teacher.____</w:t>
        </w:r>
      </w:ins>
    </w:p>
    <w:p w:rsidR="008A4159" w:rsidRPr="00DB77C6" w:rsidRDefault="008A4159" w:rsidP="008A4159">
      <w:pPr>
        <w:rPr>
          <w:ins w:id="114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lastRenderedPageBreak/>
          <w:t>4. They interviewed the last student. It was Zoe.</w:t>
        </w:r>
      </w:ins>
    </w:p>
    <w:p w:rsidR="008A4159" w:rsidRPr="00DB77C6" w:rsidRDefault="008A4159" w:rsidP="008A4159">
      <w:pPr>
        <w:rPr>
          <w:ins w:id="114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 last student that was interviewed was Zoe.___</w:t>
        </w:r>
      </w:ins>
    </w:p>
    <w:p w:rsidR="008A4159" w:rsidRPr="00DB77C6" w:rsidRDefault="008A4159" w:rsidP="008A4159">
      <w:pPr>
        <w:rPr>
          <w:ins w:id="114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5. Those are books. Jack has just bought them from the bookstore.</w:t>
        </w:r>
      </w:ins>
    </w:p>
    <w:p w:rsidR="008A4159" w:rsidRPr="00DB77C6" w:rsidRDefault="008A4159" w:rsidP="008A4159">
      <w:pPr>
        <w:rPr>
          <w:ins w:id="114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4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___Those are the books which Jack has just bought from the bookstore.____</w:t>
        </w:r>
      </w:ins>
    </w:p>
    <w:p w:rsidR="008A4159" w:rsidRPr="00DB77C6" w:rsidRDefault="008A4159" w:rsidP="008A4159">
      <w:pPr>
        <w:rPr>
          <w:ins w:id="114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6. The Maldives is best known for foreign traveler. It has pleasant weather.</w:t>
        </w:r>
      </w:ins>
    </w:p>
    <w:p w:rsidR="008A4159" w:rsidRPr="00DB77C6" w:rsidRDefault="008A4159" w:rsidP="008A4159">
      <w:pPr>
        <w:rPr>
          <w:ins w:id="1151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2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 Maldives, which is best known for foreign travelers, has pleasant weather.___</w:t>
        </w:r>
      </w:ins>
    </w:p>
    <w:p w:rsidR="008A4159" w:rsidRPr="00DB77C6" w:rsidRDefault="008A4159" w:rsidP="008A4159">
      <w:pPr>
        <w:rPr>
          <w:ins w:id="1153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4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7. They had a pool. They could swim in.</w:t>
        </w:r>
      </w:ins>
    </w:p>
    <w:p w:rsidR="008A4159" w:rsidRPr="00DB77C6" w:rsidRDefault="008A4159" w:rsidP="008A4159">
      <w:pPr>
        <w:rPr>
          <w:ins w:id="1155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6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____They had a pool in which they could swim.____</w:t>
        </w:r>
      </w:ins>
    </w:p>
    <w:p w:rsidR="008A4159" w:rsidRPr="00DB77C6" w:rsidRDefault="008A4159" w:rsidP="008A4159">
      <w:pPr>
        <w:rPr>
          <w:ins w:id="1157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58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XVI. Fill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in :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WHOSE, WHO, WHY, WHERE, WHICH or WHOM</w:t>
        </w:r>
      </w:ins>
    </w:p>
    <w:p w:rsidR="008A4159" w:rsidRPr="00DB77C6" w:rsidRDefault="008A4159" w:rsidP="008A4159">
      <w:pPr>
        <w:rPr>
          <w:ins w:id="1159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60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Last year my best friend, __WHOSE____name is Annie, invited me to stay with her during the summer holiday. Annie lives in Nancy, ___WHICH____is a beautiful town in the eastern part of France. She has a big apartment ___WHICH____overlooks the river. The school ___WHERE____she works is very close to her apartment.</w:t>
        </w:r>
      </w:ins>
    </w:p>
    <w:p w:rsidR="008A4159" w:rsidRDefault="008A4159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ins w:id="1161" w:author="Unknown"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Annie studied French at university, ____WHICH___is the reason ____WHY___she decided to live in France. She teaches English to students, most of __WHOM_____ are hoping to study in England and America and need to be able to speak English. I met some of Annie's students when I visited her. I also met her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boss,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____WHO___ struck me as being a very nice man. He offered me a job in his school as soon as he found out that I was in the teaching business too. I decided to accept his </w:t>
        </w:r>
        <w:proofErr w:type="gramStart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>offer,</w:t>
        </w:r>
        <w:proofErr w:type="gramEnd"/>
        <w:r w:rsidRPr="00DB77C6">
          <w:rPr>
            <w:rFonts w:ascii="Times New Roman" w:hAnsi="Times New Roman" w:cs="Times New Roman"/>
            <w:color w:val="1D1B11" w:themeColor="background2" w:themeShade="1A"/>
            <w:sz w:val="24"/>
            <w:szCs w:val="24"/>
          </w:rPr>
          <w:t xml:space="preserve"> ___WHICH____ is _____WHY__ I'm still here in Nancy.</w:t>
        </w:r>
      </w:ins>
    </w:p>
    <w:p w:rsid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B77C6" w:rsidRDefault="00DB77C6" w:rsidP="008A4159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B77C6" w:rsidRDefault="00DB77C6" w:rsidP="00DB77C6">
      <w:pPr>
        <w:pStyle w:val="Heading3"/>
        <w:shd w:val="clear" w:color="auto" w:fill="FFFFFF"/>
        <w:spacing w:before="300" w:after="150"/>
        <w:jc w:val="both"/>
        <w:rPr>
          <w:rFonts w:ascii="Arial" w:hAnsi="Arial" w:cs="Arial"/>
          <w:b w:val="0"/>
          <w:bCs w:val="0"/>
          <w:color w:val="333333"/>
          <w:sz w:val="36"/>
          <w:szCs w:val="36"/>
        </w:rPr>
      </w:pPr>
      <w:proofErr w:type="gramStart"/>
      <w:r>
        <w:rPr>
          <w:rStyle w:val="Strong"/>
          <w:rFonts w:ascii="Arial" w:hAnsi="Arial" w:cs="Arial"/>
          <w:b/>
          <w:bCs/>
          <w:color w:val="008000"/>
          <w:sz w:val="24"/>
          <w:szCs w:val="24"/>
        </w:rPr>
        <w:t>Nối hai câu riêng lẻ dưới đây thành một câu sử dụng mệnh đề quan hệ.</w:t>
      </w:r>
      <w:proofErr w:type="gramEnd"/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worked for a woman. She used to be an artist.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They called a doctor. He lived nearby.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wrote an email to my sister. She lives in Italy.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Linh liked the waiter. He was very friendly.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broke a car. It belonged to my uncle.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Ba dropped a cup. It was new.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Nam loves books. They have happy endings.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live in a city. It is in the north of Vietnam.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is in the class. He is wearing a blue hat.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woman works in a hospital. She is from India.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sister has four sons. She lives in Japan.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was rude. He was wearing a red shirt.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phone is on the table. It belongs to An.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TV got broken. It was my grandfather’s.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radio was stolen. It was bought 35 years ago.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girl gave Binh his phone. She is his daughter.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laptop. My mother has just bought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That’s the man. His car is a Ferrari.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know the woman. She lives upstairs.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It’s the dog. I always talk to him at night.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opened the cupboard. She kept her best glasses in there.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house. General Giap lived here.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flight was canceled. We were going to take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saw the lady in the shop. She was Vicki Zhao.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is a director. His dog is sick.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violin is missing. It was my birthday present.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first learn English from a book. I’ve just reread it.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police officer has just arrested a man. He robbed the bank.</w:t>
      </w:r>
    </w:p>
    <w:p w:rsidR="00DB77C6" w:rsidRDefault="00DB77C6" w:rsidP="00DB77C6">
      <w:pPr>
        <w:numPr>
          <w:ilvl w:val="0"/>
          <w:numId w:val="1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These are the shoes. I bought them in HCMC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i/>
          <w:iCs/>
          <w:color w:val="FF0000"/>
        </w:rPr>
        <w:t>&gt;&gt;&gt; Tìm hiểu ngay:</w:t>
      </w:r>
      <w:r>
        <w:rPr>
          <w:rFonts w:ascii="Arial" w:hAnsi="Arial" w:cs="Arial"/>
          <w:color w:val="333333"/>
        </w:rPr>
        <w:t> </w:t>
      </w:r>
      <w:hyperlink r:id="rId8" w:tgtFrame="_blank" w:history="1">
        <w:r>
          <w:rPr>
            <w:rStyle w:val="Hyperlink"/>
            <w:rFonts w:ascii="Arial" w:eastAsiaTheme="majorEastAsia" w:hAnsi="Arial" w:cs="Arial"/>
            <w:color w:val="4EB948"/>
          </w:rPr>
          <w:t>Phương pháp bứt phá các dạng bài tập Mệnh đề quan hệ và các lỗi làm bài kinh điển cần tránh</w:t>
        </w:r>
      </w:hyperlink>
    </w:p>
    <w:p w:rsidR="00DB77C6" w:rsidRDefault="00DB77C6" w:rsidP="00DB77C6">
      <w:pPr>
        <w:shd w:val="clear" w:color="auto" w:fill="FFFFFF"/>
        <w:jc w:val="center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11277600" cy="7513320"/>
            <wp:effectExtent l="0" t="0" r="0" b="0"/>
            <wp:docPr id="2" name="Picture 2" descr="Làm bài tập mệnh đề quan h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àm bài tập mệnh đề quan h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7C6" w:rsidRDefault="00DB77C6" w:rsidP="00DB77C6">
      <w:pPr>
        <w:pStyle w:val="wp-caption-text"/>
        <w:shd w:val="clear" w:color="auto" w:fill="FFFFFF"/>
        <w:spacing w:before="0" w:beforeAutospacing="0" w:after="0" w:afterAutospacing="0" w:line="255" w:lineRule="atLeast"/>
        <w:jc w:val="center"/>
        <w:rPr>
          <w:rFonts w:ascii="Arial" w:hAnsi="Arial" w:cs="Arial"/>
          <w:color w:val="666666"/>
          <w:sz w:val="20"/>
          <w:szCs w:val="20"/>
        </w:rPr>
      </w:pPr>
      <w:r>
        <w:rPr>
          <w:rFonts w:ascii="Arial" w:hAnsi="Arial" w:cs="Arial"/>
          <w:color w:val="666666"/>
          <w:sz w:val="20"/>
          <w:szCs w:val="20"/>
        </w:rPr>
        <w:t>Cùng làm bài tập mệnh đề quan hệ và củng cố kiến thức</w:t>
      </w:r>
    </w:p>
    <w:p w:rsidR="00DB77C6" w:rsidRDefault="00DB77C6" w:rsidP="00DB77C6">
      <w:pPr>
        <w:pStyle w:val="Heading3"/>
        <w:shd w:val="clear" w:color="auto" w:fill="FFFFFF"/>
        <w:spacing w:before="300" w:after="150"/>
        <w:jc w:val="both"/>
        <w:rPr>
          <w:rFonts w:ascii="Arial" w:hAnsi="Arial" w:cs="Arial"/>
          <w:b w:val="0"/>
          <w:bCs w:val="0"/>
          <w:color w:val="333333"/>
          <w:sz w:val="36"/>
          <w:szCs w:val="36"/>
        </w:rPr>
      </w:pPr>
      <w:r>
        <w:rPr>
          <w:rStyle w:val="Strong"/>
          <w:rFonts w:ascii="Arial" w:hAnsi="Arial" w:cs="Arial"/>
          <w:b/>
          <w:bCs/>
          <w:color w:val="008000"/>
          <w:sz w:val="24"/>
          <w:szCs w:val="24"/>
        </w:rPr>
        <w:lastRenderedPageBreak/>
        <w:t>II. Bắt đầu từ câu 30, hãy nối hai câu bằng dạng rút gọn của mệnh đề quan hệ.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proofErr w:type="gramStart"/>
      <w:r>
        <w:rPr>
          <w:rFonts w:ascii="Arial" w:hAnsi="Arial" w:cs="Arial"/>
          <w:color w:val="333333"/>
          <w:sz w:val="21"/>
          <w:szCs w:val="21"/>
        </w:rPr>
        <w:t>Mệnh đề quan hệ có thể được rút gọn bằng nhiều cách.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Trước khi làm bài, hãy đảm bảo bạn có đầy đủ kiến thức về mệnh đề quan hệ rút gọn.</w:t>
      </w:r>
      <w:proofErr w:type="gramEnd"/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rPr>
          <w:rFonts w:ascii="Arial" w:hAnsi="Arial" w:cs="Arial"/>
          <w:color w:val="333333"/>
        </w:rPr>
      </w:pPr>
      <w:r>
        <w:rPr>
          <w:rStyle w:val="Strong"/>
          <w:rFonts w:ascii="Arial" w:hAnsi="Arial" w:cs="Arial"/>
          <w:i/>
          <w:iCs/>
          <w:color w:val="FF0000"/>
        </w:rPr>
        <w:t>&gt;&gt;&gt; Có thể bạn sẽ cần:</w:t>
      </w:r>
      <w:r>
        <w:rPr>
          <w:rFonts w:ascii="Arial" w:hAnsi="Arial" w:cs="Arial"/>
          <w:color w:val="333333"/>
        </w:rPr>
        <w:t> </w:t>
      </w:r>
      <w:hyperlink r:id="rId10" w:tgtFrame="_blank" w:history="1">
        <w:r>
          <w:rPr>
            <w:rStyle w:val="Hyperlink"/>
            <w:rFonts w:ascii="Arial" w:eastAsiaTheme="majorEastAsia" w:hAnsi="Arial" w:cs="Arial"/>
            <w:color w:val="4EB948"/>
          </w:rPr>
          <w:t>3 phút hiểu ngay dạng rút gọn của mệnh đề quan hệ</w:t>
        </w:r>
      </w:hyperlink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bought the car. Her father had recommended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lost the pen. I had given it to him.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called the delivery company. Nga often uses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Lam met a girl. I used to employ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Chi called the lawyer. My mother knows him.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brought a woman. I worked with her last year.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employed the pianist. Hai introduced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cake is on the table. I bought it.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book belongs to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Lan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found it under the chair.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food was delicious. Huy cooked the food.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bike was stolen. My parents gave me the bike.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was arrested. I reported him to the police.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teacher was right. Ngan asked him about her problem.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writer was very pretty. My brother dated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secretary is in the office. Dzung likes her.</w:t>
      </w:r>
    </w:p>
    <w:p w:rsidR="00DB77C6" w:rsidRDefault="00DB77C6" w:rsidP="00DB77C6">
      <w:pPr>
        <w:numPr>
          <w:ilvl w:val="0"/>
          <w:numId w:val="2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ate the food. I bought the food.</w:t>
      </w:r>
    </w:p>
    <w:p w:rsidR="00DB77C6" w:rsidRDefault="00DB77C6" w:rsidP="00DB77C6">
      <w:pPr>
        <w:pStyle w:val="NormalWeb"/>
        <w:shd w:val="clear" w:color="auto" w:fill="FFFFFF"/>
        <w:spacing w:before="0" w:beforeAutospacing="0" w:after="300" w:afterAutospacing="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</w:rPr>
        <w:t>Đáp án: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worked for a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used to be an artist.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They called a doctor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lived nearby.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wrote an email to my sister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in Italy.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Linh liked the waiter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was very friendly.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broke a car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belonged to my uncle.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Ba dropped a cup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was new.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Nam loves books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have happy endings.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live in a city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is in the north of Vietnam.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is wearing a blue hat is in the class.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is from India works in a hospital.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My sister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in Japan has four sons.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was wearing a red shirt was rude.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phone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 xml:space="preserve">belongs to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is on the table.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TV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was my grandfather’s got broken.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radio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was bought 35 years ago was stolen.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girl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gave Binh his phone is his daughter.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laptop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my mother has just bought.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That’s 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whose </w:t>
      </w:r>
      <w:r>
        <w:rPr>
          <w:rFonts w:ascii="Arial" w:hAnsi="Arial" w:cs="Arial"/>
          <w:color w:val="333333"/>
          <w:sz w:val="21"/>
          <w:szCs w:val="21"/>
        </w:rPr>
        <w:t>car is a Ferrari.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 know the woman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lives upstairs.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It’s the dog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always talk to at night.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opened the cupboard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where </w:t>
      </w:r>
      <w:r>
        <w:rPr>
          <w:rFonts w:ascii="Arial" w:hAnsi="Arial" w:cs="Arial"/>
          <w:color w:val="333333"/>
          <w:sz w:val="21"/>
          <w:szCs w:val="21"/>
        </w:rPr>
        <w:t>she kept her best glasses.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is the house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where </w:t>
      </w:r>
      <w:r>
        <w:rPr>
          <w:rFonts w:ascii="Arial" w:hAnsi="Arial" w:cs="Arial"/>
          <w:color w:val="333333"/>
          <w:sz w:val="21"/>
          <w:szCs w:val="21"/>
        </w:rPr>
        <w:t>General Giap lived.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flight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we were going to take was canceled.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lady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saw in the shop was Vicki Zhao.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whose </w:t>
      </w:r>
      <w:r>
        <w:rPr>
          <w:rFonts w:ascii="Arial" w:hAnsi="Arial" w:cs="Arial"/>
          <w:color w:val="333333"/>
          <w:sz w:val="21"/>
          <w:szCs w:val="21"/>
        </w:rPr>
        <w:t>dog is sick is a director.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violin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is missing was my birthday present.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I’ve just reread the book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which </w:t>
      </w:r>
      <w:r>
        <w:rPr>
          <w:rFonts w:ascii="Arial" w:hAnsi="Arial" w:cs="Arial"/>
          <w:color w:val="333333"/>
          <w:sz w:val="21"/>
          <w:szCs w:val="21"/>
        </w:rPr>
        <w:t>I first learned English from.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police officer has just arrested the man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who </w:t>
      </w:r>
      <w:r>
        <w:rPr>
          <w:rFonts w:ascii="Arial" w:hAnsi="Arial" w:cs="Arial"/>
          <w:color w:val="333333"/>
          <w:sz w:val="21"/>
          <w:szCs w:val="21"/>
        </w:rPr>
        <w:t>robbed the bank.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These are the shoes </w:t>
      </w:r>
      <w:r>
        <w:rPr>
          <w:rStyle w:val="Emphasis"/>
          <w:rFonts w:ascii="Arial" w:hAnsi="Arial" w:cs="Arial"/>
          <w:color w:val="333333"/>
          <w:sz w:val="21"/>
          <w:szCs w:val="21"/>
        </w:rPr>
        <w:t>that </w:t>
      </w:r>
      <w:r>
        <w:rPr>
          <w:rFonts w:ascii="Arial" w:hAnsi="Arial" w:cs="Arial"/>
          <w:color w:val="333333"/>
          <w:sz w:val="21"/>
          <w:szCs w:val="21"/>
        </w:rPr>
        <w:t>I bought in HCMC.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She bought the car her father had recommended.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He lost the pen I had given him.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called the delivery company Nga often uses.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Lam met a girl I used to employ.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Chi called the lawyer my mother knows.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He brought a woman I worked with last year.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employed the pianist Hai introduced.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cake I bought is on the table.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The wallet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An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found under the chair belongs to Lan.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food Huy cooked was delicious.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bike my parents gave me was stolen.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man I reported to the police was arrested.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teacher Ngan asked about her problem was right.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writer my brother dated was very pretty.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secretary Dzung likes is in the office.</w:t>
      </w:r>
    </w:p>
    <w:p w:rsidR="00DB77C6" w:rsidRDefault="00DB77C6" w:rsidP="00DB77C6">
      <w:pPr>
        <w:numPr>
          <w:ilvl w:val="0"/>
          <w:numId w:val="3"/>
        </w:numPr>
        <w:shd w:val="clear" w:color="auto" w:fill="FFFFFF"/>
        <w:spacing w:before="100" w:beforeAutospacing="1" w:after="120" w:line="345" w:lineRule="atLeast"/>
        <w:jc w:val="both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We ate the food I bought.</w:t>
      </w:r>
    </w:p>
    <w:p w:rsidR="00DB77C6" w:rsidRPr="00DB77C6" w:rsidRDefault="00DB77C6" w:rsidP="008A4159">
      <w:pPr>
        <w:rPr>
          <w:ins w:id="1162" w:author="Unknown"/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8A4159" w:rsidRPr="00DB77C6" w:rsidRDefault="008A4159" w:rsidP="008A4159">
      <w:pPr>
        <w:rPr>
          <w:rFonts w:ascii="Times New Roman" w:hAnsi="Times New Roman" w:cs="Times New Roman"/>
          <w:sz w:val="24"/>
          <w:szCs w:val="24"/>
        </w:rPr>
      </w:pPr>
    </w:p>
    <w:sectPr w:rsidR="008A4159" w:rsidRPr="00DB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43CA"/>
    <w:multiLevelType w:val="multilevel"/>
    <w:tmpl w:val="BA12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A33DD4"/>
    <w:multiLevelType w:val="hybridMultilevel"/>
    <w:tmpl w:val="BED6A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1752C"/>
    <w:multiLevelType w:val="multilevel"/>
    <w:tmpl w:val="ED48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DE05E3"/>
    <w:multiLevelType w:val="hybridMultilevel"/>
    <w:tmpl w:val="89668A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5B5E7E"/>
    <w:multiLevelType w:val="multilevel"/>
    <w:tmpl w:val="9642F9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EA3BBF"/>
    <w:multiLevelType w:val="hybridMultilevel"/>
    <w:tmpl w:val="434287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3DF"/>
    <w:rsid w:val="000B1B1D"/>
    <w:rsid w:val="000D6F69"/>
    <w:rsid w:val="000E604A"/>
    <w:rsid w:val="00201936"/>
    <w:rsid w:val="00211F25"/>
    <w:rsid w:val="0029426E"/>
    <w:rsid w:val="00407676"/>
    <w:rsid w:val="00431701"/>
    <w:rsid w:val="004C4A35"/>
    <w:rsid w:val="0068501B"/>
    <w:rsid w:val="00704D0E"/>
    <w:rsid w:val="00757D00"/>
    <w:rsid w:val="007952FA"/>
    <w:rsid w:val="00822AC7"/>
    <w:rsid w:val="008419D4"/>
    <w:rsid w:val="008A4159"/>
    <w:rsid w:val="009054D3"/>
    <w:rsid w:val="009513DF"/>
    <w:rsid w:val="00966FB1"/>
    <w:rsid w:val="00985F87"/>
    <w:rsid w:val="009E05DD"/>
    <w:rsid w:val="00B0413F"/>
    <w:rsid w:val="00B15C77"/>
    <w:rsid w:val="00BA253B"/>
    <w:rsid w:val="00BB1A08"/>
    <w:rsid w:val="00BC3F67"/>
    <w:rsid w:val="00C84912"/>
    <w:rsid w:val="00C90788"/>
    <w:rsid w:val="00CB7B69"/>
    <w:rsid w:val="00DB6CD4"/>
    <w:rsid w:val="00DB77C6"/>
    <w:rsid w:val="00DF21E9"/>
    <w:rsid w:val="00E36A42"/>
    <w:rsid w:val="00E63BBD"/>
    <w:rsid w:val="00F21CE2"/>
    <w:rsid w:val="00F6220B"/>
    <w:rsid w:val="00F9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B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6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BBD"/>
    <w:rPr>
      <w:b/>
      <w:bCs/>
    </w:rPr>
  </w:style>
  <w:style w:type="character" w:styleId="Emphasis">
    <w:name w:val="Emphasis"/>
    <w:basedOn w:val="DefaultParagraphFont"/>
    <w:uiPriority w:val="20"/>
    <w:qFormat/>
    <w:rsid w:val="00E63B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B77C6"/>
    <w:rPr>
      <w:color w:val="0000FF"/>
      <w:u w:val="single"/>
    </w:rPr>
  </w:style>
  <w:style w:type="paragraph" w:customStyle="1" w:styleId="wp-caption-text">
    <w:name w:val="wp-caption-text"/>
    <w:basedOn w:val="Normal"/>
    <w:rsid w:val="00DB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A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B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6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BBD"/>
    <w:rPr>
      <w:b/>
      <w:bCs/>
    </w:rPr>
  </w:style>
  <w:style w:type="character" w:styleId="Emphasis">
    <w:name w:val="Emphasis"/>
    <w:basedOn w:val="DefaultParagraphFont"/>
    <w:uiPriority w:val="20"/>
    <w:qFormat/>
    <w:rsid w:val="00E63BB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B77C6"/>
    <w:rPr>
      <w:color w:val="0000FF"/>
      <w:u w:val="single"/>
    </w:rPr>
  </w:style>
  <w:style w:type="paragraph" w:customStyle="1" w:styleId="wp-caption-text">
    <w:name w:val="wp-caption-text"/>
    <w:basedOn w:val="Normal"/>
    <w:rsid w:val="00DB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6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698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405225488">
          <w:marLeft w:val="0"/>
          <w:marRight w:val="0"/>
          <w:marTop w:val="375"/>
          <w:marBottom w:val="375"/>
          <w:divBdr>
            <w:top w:val="single" w:sz="6" w:space="4" w:color="F0F0F0"/>
            <w:left w:val="single" w:sz="6" w:space="2" w:color="F0F0F0"/>
            <w:bottom w:val="single" w:sz="6" w:space="8" w:color="F0F0F0"/>
            <w:right w:val="single" w:sz="6" w:space="2" w:color="F0F0F0"/>
          </w:divBdr>
        </w:div>
        <w:div w:id="83468319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627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6609">
          <w:marLeft w:val="0"/>
          <w:marRight w:val="0"/>
          <w:marTop w:val="240"/>
          <w:marBottom w:val="24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542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lv.edu.vn/vi/thu-vien-pe/phuong-phap-giai-bai-tap-ve-menh-de-quan-he/" TargetMode="External"/><Relationship Id="rId3" Type="http://schemas.openxmlformats.org/officeDocument/2006/relationships/styles" Target="styles.xml"/><Relationship Id="rId7" Type="http://schemas.openxmlformats.org/officeDocument/2006/relationships/hyperlink" Target="https://vdo.ai/?utm_medium=video&amp;utm_term=vndoc.com&amp;utm_source=vdoai_logo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llv.edu.vn/vi/ngu-phap/de-doc-luot-la-biet-cach-lam-voi-bai-tap-menh-de-quan-he-rut-gon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44928-6421-42AD-9B4A-6C9E71E7B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7221</Words>
  <Characters>41166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6</cp:revision>
  <dcterms:created xsi:type="dcterms:W3CDTF">2022-03-10T13:58:00Z</dcterms:created>
  <dcterms:modified xsi:type="dcterms:W3CDTF">2022-03-26T05:30:00Z</dcterms:modified>
</cp:coreProperties>
</file>