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2B46" w:rsidRPr="00502B46" w:rsidRDefault="00502B46" w:rsidP="00502B46">
      <w:pPr>
        <w:shd w:val="clear" w:color="auto" w:fill="FFFFFF"/>
        <w:spacing w:after="100" w:afterAutospacing="1" w:line="240" w:lineRule="auto"/>
        <w:outlineLvl w:val="1"/>
        <w:rPr>
          <w:rFonts w:ascii="Times New Roman" w:eastAsia="Times New Roman" w:hAnsi="Times New Roman" w:cs="Times New Roman"/>
          <w:b/>
          <w:bCs/>
          <w:color w:val="222222"/>
          <w:sz w:val="36"/>
          <w:szCs w:val="36"/>
        </w:rPr>
      </w:pPr>
      <w:proofErr w:type="spellStart"/>
      <w:r w:rsidRPr="00673557">
        <w:rPr>
          <w:rFonts w:ascii="Times New Roman" w:eastAsia="Times New Roman" w:hAnsi="Times New Roman" w:cs="Times New Roman"/>
          <w:b/>
          <w:bCs/>
          <w:color w:val="FF0000"/>
          <w:sz w:val="36"/>
          <w:szCs w:val="36"/>
        </w:rPr>
        <w:t>Bài</w:t>
      </w:r>
      <w:proofErr w:type="spellEnd"/>
      <w:r w:rsidRPr="00673557">
        <w:rPr>
          <w:rFonts w:ascii="Times New Roman" w:eastAsia="Times New Roman" w:hAnsi="Times New Roman" w:cs="Times New Roman"/>
          <w:b/>
          <w:bCs/>
          <w:color w:val="FF0000"/>
          <w:sz w:val="36"/>
          <w:szCs w:val="36"/>
        </w:rPr>
        <w:t xml:space="preserve"> </w:t>
      </w:r>
      <w:proofErr w:type="spellStart"/>
      <w:r w:rsidRPr="00673557">
        <w:rPr>
          <w:rFonts w:ascii="Times New Roman" w:eastAsia="Times New Roman" w:hAnsi="Times New Roman" w:cs="Times New Roman"/>
          <w:b/>
          <w:bCs/>
          <w:color w:val="FF0000"/>
          <w:sz w:val="36"/>
          <w:szCs w:val="36"/>
        </w:rPr>
        <w:t>tập</w:t>
      </w:r>
      <w:proofErr w:type="spellEnd"/>
      <w:r w:rsidRPr="00673557">
        <w:rPr>
          <w:rFonts w:ascii="Times New Roman" w:eastAsia="Times New Roman" w:hAnsi="Times New Roman" w:cs="Times New Roman"/>
          <w:b/>
          <w:bCs/>
          <w:color w:val="FF0000"/>
          <w:sz w:val="36"/>
          <w:szCs w:val="36"/>
        </w:rPr>
        <w:t xml:space="preserve"> </w:t>
      </w:r>
      <w:proofErr w:type="spellStart"/>
      <w:r w:rsidRPr="00673557">
        <w:rPr>
          <w:rFonts w:ascii="Times New Roman" w:eastAsia="Times New Roman" w:hAnsi="Times New Roman" w:cs="Times New Roman"/>
          <w:b/>
          <w:bCs/>
          <w:color w:val="FF0000"/>
          <w:sz w:val="36"/>
          <w:szCs w:val="36"/>
        </w:rPr>
        <w:t>đại</w:t>
      </w:r>
      <w:proofErr w:type="spellEnd"/>
      <w:r w:rsidRPr="00673557">
        <w:rPr>
          <w:rFonts w:ascii="Times New Roman" w:eastAsia="Times New Roman" w:hAnsi="Times New Roman" w:cs="Times New Roman"/>
          <w:b/>
          <w:bCs/>
          <w:color w:val="FF0000"/>
          <w:sz w:val="36"/>
          <w:szCs w:val="36"/>
        </w:rPr>
        <w:t xml:space="preserve"> </w:t>
      </w:r>
      <w:proofErr w:type="spellStart"/>
      <w:r w:rsidRPr="00673557">
        <w:rPr>
          <w:rFonts w:ascii="Times New Roman" w:eastAsia="Times New Roman" w:hAnsi="Times New Roman" w:cs="Times New Roman"/>
          <w:b/>
          <w:bCs/>
          <w:color w:val="FF0000"/>
          <w:sz w:val="36"/>
          <w:szCs w:val="36"/>
        </w:rPr>
        <w:t>từ</w:t>
      </w:r>
      <w:proofErr w:type="spellEnd"/>
      <w:r w:rsidRPr="00673557">
        <w:rPr>
          <w:rFonts w:ascii="Times New Roman" w:eastAsia="Times New Roman" w:hAnsi="Times New Roman" w:cs="Times New Roman"/>
          <w:b/>
          <w:bCs/>
          <w:color w:val="FF0000"/>
          <w:sz w:val="36"/>
          <w:szCs w:val="36"/>
        </w:rPr>
        <w:t xml:space="preserve"> </w:t>
      </w:r>
      <w:proofErr w:type="spellStart"/>
      <w:r w:rsidRPr="00673557">
        <w:rPr>
          <w:rFonts w:ascii="Times New Roman" w:eastAsia="Times New Roman" w:hAnsi="Times New Roman" w:cs="Times New Roman"/>
          <w:b/>
          <w:bCs/>
          <w:color w:val="FF0000"/>
          <w:sz w:val="36"/>
          <w:szCs w:val="36"/>
        </w:rPr>
        <w:t>sở</w:t>
      </w:r>
      <w:proofErr w:type="spellEnd"/>
      <w:r w:rsidRPr="00673557">
        <w:rPr>
          <w:rFonts w:ascii="Times New Roman" w:eastAsia="Times New Roman" w:hAnsi="Times New Roman" w:cs="Times New Roman"/>
          <w:b/>
          <w:bCs/>
          <w:color w:val="FF0000"/>
          <w:sz w:val="36"/>
          <w:szCs w:val="36"/>
        </w:rPr>
        <w:t xml:space="preserve"> </w:t>
      </w:r>
      <w:proofErr w:type="spellStart"/>
      <w:r w:rsidRPr="00673557">
        <w:rPr>
          <w:rFonts w:ascii="Times New Roman" w:eastAsia="Times New Roman" w:hAnsi="Times New Roman" w:cs="Times New Roman"/>
          <w:b/>
          <w:bCs/>
          <w:color w:val="FF0000"/>
          <w:sz w:val="36"/>
          <w:szCs w:val="36"/>
        </w:rPr>
        <w:t>hữu</w:t>
      </w:r>
      <w:proofErr w:type="spell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proofErr w:type="spellStart"/>
      <w:r w:rsidRPr="00673557">
        <w:rPr>
          <w:rFonts w:ascii="Times New Roman" w:eastAsia="Times New Roman" w:hAnsi="Times New Roman" w:cs="Times New Roman"/>
          <w:b/>
          <w:bCs/>
          <w:color w:val="222222"/>
          <w:sz w:val="24"/>
          <w:szCs w:val="24"/>
        </w:rPr>
        <w:t>Bài</w:t>
      </w:r>
      <w:proofErr w:type="spellEnd"/>
      <w:r w:rsidRPr="00673557">
        <w:rPr>
          <w:rFonts w:ascii="Times New Roman" w:eastAsia="Times New Roman" w:hAnsi="Times New Roman" w:cs="Times New Roman"/>
          <w:b/>
          <w:bCs/>
          <w:color w:val="222222"/>
          <w:sz w:val="24"/>
          <w:szCs w:val="24"/>
        </w:rPr>
        <w:t xml:space="preserve"> 1: </w:t>
      </w:r>
      <w:proofErr w:type="spellStart"/>
      <w:r w:rsidRPr="00673557">
        <w:rPr>
          <w:rFonts w:ascii="Times New Roman" w:eastAsia="Times New Roman" w:hAnsi="Times New Roman" w:cs="Times New Roman"/>
          <w:b/>
          <w:bCs/>
          <w:color w:val="222222"/>
          <w:sz w:val="24"/>
          <w:szCs w:val="24"/>
        </w:rPr>
        <w:t>Điền</w:t>
      </w:r>
      <w:proofErr w:type="spellEnd"/>
      <w:r w:rsidRPr="00673557">
        <w:rPr>
          <w:rFonts w:ascii="Times New Roman" w:eastAsia="Times New Roman" w:hAnsi="Times New Roman" w:cs="Times New Roman"/>
          <w:b/>
          <w:bCs/>
          <w:color w:val="222222"/>
          <w:sz w:val="24"/>
          <w:szCs w:val="24"/>
        </w:rPr>
        <w:t xml:space="preserve"> </w:t>
      </w:r>
      <w:proofErr w:type="spellStart"/>
      <w:r w:rsidRPr="00673557">
        <w:rPr>
          <w:rFonts w:ascii="Times New Roman" w:eastAsia="Times New Roman" w:hAnsi="Times New Roman" w:cs="Times New Roman"/>
          <w:b/>
          <w:bCs/>
          <w:color w:val="222222"/>
          <w:sz w:val="24"/>
          <w:szCs w:val="24"/>
        </w:rPr>
        <w:t>vào</w:t>
      </w:r>
      <w:proofErr w:type="spellEnd"/>
      <w:r w:rsidRPr="00673557">
        <w:rPr>
          <w:rFonts w:ascii="Times New Roman" w:eastAsia="Times New Roman" w:hAnsi="Times New Roman" w:cs="Times New Roman"/>
          <w:b/>
          <w:bCs/>
          <w:color w:val="222222"/>
          <w:sz w:val="24"/>
          <w:szCs w:val="24"/>
        </w:rPr>
        <w:t xml:space="preserve"> </w:t>
      </w:r>
      <w:proofErr w:type="spellStart"/>
      <w:r w:rsidRPr="00673557">
        <w:rPr>
          <w:rFonts w:ascii="Times New Roman" w:eastAsia="Times New Roman" w:hAnsi="Times New Roman" w:cs="Times New Roman"/>
          <w:b/>
          <w:bCs/>
          <w:color w:val="222222"/>
          <w:sz w:val="24"/>
          <w:szCs w:val="24"/>
        </w:rPr>
        <w:t>chỗ</w:t>
      </w:r>
      <w:proofErr w:type="spellEnd"/>
      <w:r w:rsidRPr="00673557">
        <w:rPr>
          <w:rFonts w:ascii="Times New Roman" w:eastAsia="Times New Roman" w:hAnsi="Times New Roman" w:cs="Times New Roman"/>
          <w:b/>
          <w:bCs/>
          <w:color w:val="222222"/>
          <w:sz w:val="24"/>
          <w:szCs w:val="24"/>
        </w:rPr>
        <w:t xml:space="preserve"> </w:t>
      </w:r>
      <w:proofErr w:type="spellStart"/>
      <w:r w:rsidRPr="00673557">
        <w:rPr>
          <w:rFonts w:ascii="Times New Roman" w:eastAsia="Times New Roman" w:hAnsi="Times New Roman" w:cs="Times New Roman"/>
          <w:b/>
          <w:bCs/>
          <w:color w:val="222222"/>
          <w:sz w:val="24"/>
          <w:szCs w:val="24"/>
        </w:rPr>
        <w:t>trống</w:t>
      </w:r>
      <w:proofErr w:type="spellEnd"/>
      <w:r w:rsidRPr="00673557">
        <w:rPr>
          <w:rFonts w:ascii="Times New Roman" w:eastAsia="Times New Roman" w:hAnsi="Times New Roman" w:cs="Times New Roman"/>
          <w:b/>
          <w:bCs/>
          <w:color w:val="222222"/>
          <w:sz w:val="24"/>
          <w:szCs w:val="24"/>
        </w:rPr>
        <w:t>.</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 Is this cup ____ (your / yours)?</w:t>
      </w:r>
      <w:r w:rsidR="00731051" w:rsidRPr="00673557">
        <w:rPr>
          <w:rFonts w:ascii="Times New Roman" w:eastAsia="Times New Roman" w:hAnsi="Times New Roman" w:cs="Times New Roman"/>
          <w:color w:val="222222"/>
          <w:sz w:val="24"/>
          <w:szCs w:val="24"/>
        </w:rPr>
        <w:t xml:space="preserve"> -&gt; </w:t>
      </w:r>
      <w:proofErr w:type="spellStart"/>
      <w:proofErr w:type="gramStart"/>
      <w:r w:rsidR="00731051" w:rsidRPr="00673557">
        <w:rPr>
          <w:rFonts w:ascii="Times New Roman" w:eastAsia="Times New Roman" w:hAnsi="Times New Roman" w:cs="Times New Roman"/>
          <w:color w:val="222222"/>
          <w:sz w:val="24"/>
          <w:szCs w:val="24"/>
        </w:rPr>
        <w:t>không</w:t>
      </w:r>
      <w:proofErr w:type="spellEnd"/>
      <w:proofErr w:type="gramEnd"/>
      <w:r w:rsidR="00731051" w:rsidRPr="00673557">
        <w:rPr>
          <w:rFonts w:ascii="Times New Roman" w:eastAsia="Times New Roman" w:hAnsi="Times New Roman" w:cs="Times New Roman"/>
          <w:color w:val="222222"/>
          <w:sz w:val="24"/>
          <w:szCs w:val="24"/>
        </w:rPr>
        <w:t xml:space="preserve"> </w:t>
      </w:r>
      <w:proofErr w:type="spellStart"/>
      <w:r w:rsidR="00731051" w:rsidRPr="00673557">
        <w:rPr>
          <w:rFonts w:ascii="Times New Roman" w:eastAsia="Times New Roman" w:hAnsi="Times New Roman" w:cs="Times New Roman"/>
          <w:color w:val="222222"/>
          <w:sz w:val="24"/>
          <w:szCs w:val="24"/>
        </w:rPr>
        <w:t>có</w:t>
      </w:r>
      <w:proofErr w:type="spellEnd"/>
      <w:r w:rsidR="00731051" w:rsidRPr="00673557">
        <w:rPr>
          <w:rFonts w:ascii="Times New Roman" w:eastAsia="Times New Roman" w:hAnsi="Times New Roman" w:cs="Times New Roman"/>
          <w:color w:val="222222"/>
          <w:sz w:val="24"/>
          <w:szCs w:val="24"/>
        </w:rPr>
        <w:t xml:space="preserve"> </w:t>
      </w:r>
      <w:proofErr w:type="spellStart"/>
      <w:r w:rsidR="00731051" w:rsidRPr="00673557">
        <w:rPr>
          <w:rFonts w:ascii="Times New Roman" w:eastAsia="Times New Roman" w:hAnsi="Times New Roman" w:cs="Times New Roman"/>
          <w:color w:val="222222"/>
          <w:sz w:val="24"/>
          <w:szCs w:val="24"/>
        </w:rPr>
        <w:t>danh</w:t>
      </w:r>
      <w:proofErr w:type="spellEnd"/>
      <w:r w:rsidR="00731051" w:rsidRPr="00673557">
        <w:rPr>
          <w:rFonts w:ascii="Times New Roman" w:eastAsia="Times New Roman" w:hAnsi="Times New Roman" w:cs="Times New Roman"/>
          <w:color w:val="222222"/>
          <w:sz w:val="24"/>
          <w:szCs w:val="24"/>
        </w:rPr>
        <w:t xml:space="preserve"> </w:t>
      </w:r>
      <w:proofErr w:type="spellStart"/>
      <w:r w:rsidR="00731051" w:rsidRPr="00673557">
        <w:rPr>
          <w:rFonts w:ascii="Times New Roman" w:eastAsia="Times New Roman" w:hAnsi="Times New Roman" w:cs="Times New Roman"/>
          <w:color w:val="222222"/>
          <w:sz w:val="24"/>
          <w:szCs w:val="24"/>
        </w:rPr>
        <w:t>từ</w:t>
      </w:r>
      <w:proofErr w:type="spellEnd"/>
      <w:r w:rsidR="00731051" w:rsidRPr="00673557">
        <w:rPr>
          <w:rFonts w:ascii="Times New Roman" w:eastAsia="Times New Roman" w:hAnsi="Times New Roman" w:cs="Times New Roman"/>
          <w:color w:val="222222"/>
          <w:sz w:val="24"/>
          <w:szCs w:val="24"/>
        </w:rPr>
        <w:t xml:space="preserve"> </w:t>
      </w:r>
      <w:proofErr w:type="spellStart"/>
      <w:r w:rsidR="00731051" w:rsidRPr="00673557">
        <w:rPr>
          <w:rFonts w:ascii="Times New Roman" w:eastAsia="Times New Roman" w:hAnsi="Times New Roman" w:cs="Times New Roman"/>
          <w:color w:val="222222"/>
          <w:sz w:val="24"/>
          <w:szCs w:val="24"/>
        </w:rPr>
        <w:t>phía</w:t>
      </w:r>
      <w:proofErr w:type="spellEnd"/>
      <w:r w:rsidR="00731051" w:rsidRPr="00673557">
        <w:rPr>
          <w:rFonts w:ascii="Times New Roman" w:eastAsia="Times New Roman" w:hAnsi="Times New Roman" w:cs="Times New Roman"/>
          <w:color w:val="222222"/>
          <w:sz w:val="24"/>
          <w:szCs w:val="24"/>
        </w:rPr>
        <w:t xml:space="preserve"> </w:t>
      </w:r>
      <w:proofErr w:type="spellStart"/>
      <w:r w:rsidR="00731051" w:rsidRPr="00673557">
        <w:rPr>
          <w:rFonts w:ascii="Times New Roman" w:eastAsia="Times New Roman" w:hAnsi="Times New Roman" w:cs="Times New Roman"/>
          <w:color w:val="222222"/>
          <w:sz w:val="24"/>
          <w:szCs w:val="24"/>
        </w:rPr>
        <w:t>sau</w:t>
      </w:r>
      <w:proofErr w:type="spellEnd"/>
      <w:r w:rsidR="00731051" w:rsidRPr="00673557">
        <w:rPr>
          <w:rFonts w:ascii="Times New Roman" w:eastAsia="Times New Roman" w:hAnsi="Times New Roman" w:cs="Times New Roman"/>
          <w:color w:val="222222"/>
          <w:sz w:val="24"/>
          <w:szCs w:val="24"/>
        </w:rPr>
        <w:t xml:space="preserve"> yours</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2) The coffee is ____ (my/mine).</w:t>
      </w:r>
      <w:r w:rsidR="00731051" w:rsidRPr="00673557">
        <w:rPr>
          <w:rFonts w:ascii="Times New Roman" w:eastAsia="Times New Roman" w:hAnsi="Times New Roman" w:cs="Times New Roman"/>
          <w:color w:val="222222"/>
          <w:sz w:val="24"/>
          <w:szCs w:val="24"/>
        </w:rPr>
        <w:t xml:space="preserve"> -&gt; </w:t>
      </w:r>
      <w:proofErr w:type="spellStart"/>
      <w:proofErr w:type="gramStart"/>
      <w:r w:rsidR="00731051" w:rsidRPr="00673557">
        <w:rPr>
          <w:rFonts w:ascii="Times New Roman" w:eastAsia="Times New Roman" w:hAnsi="Times New Roman" w:cs="Times New Roman"/>
          <w:color w:val="222222"/>
          <w:sz w:val="24"/>
          <w:szCs w:val="24"/>
        </w:rPr>
        <w:t>chọn</w:t>
      </w:r>
      <w:proofErr w:type="spellEnd"/>
      <w:proofErr w:type="gramEnd"/>
      <w:r w:rsidR="00731051" w:rsidRPr="00673557">
        <w:rPr>
          <w:rFonts w:ascii="Times New Roman" w:eastAsia="Times New Roman" w:hAnsi="Times New Roman" w:cs="Times New Roman"/>
          <w:color w:val="222222"/>
          <w:sz w:val="24"/>
          <w:szCs w:val="24"/>
        </w:rPr>
        <w:t xml:space="preserve"> mine. </w:t>
      </w:r>
      <w:proofErr w:type="spellStart"/>
      <w:r w:rsidR="00731051" w:rsidRPr="00673557">
        <w:rPr>
          <w:rFonts w:ascii="Times New Roman" w:eastAsia="Times New Roman" w:hAnsi="Times New Roman" w:cs="Times New Roman"/>
          <w:color w:val="222222"/>
          <w:sz w:val="24"/>
          <w:szCs w:val="24"/>
        </w:rPr>
        <w:t>Không</w:t>
      </w:r>
      <w:proofErr w:type="spellEnd"/>
      <w:r w:rsidR="00731051" w:rsidRPr="00673557">
        <w:rPr>
          <w:rFonts w:ascii="Times New Roman" w:eastAsia="Times New Roman" w:hAnsi="Times New Roman" w:cs="Times New Roman"/>
          <w:color w:val="222222"/>
          <w:sz w:val="24"/>
          <w:szCs w:val="24"/>
        </w:rPr>
        <w:t xml:space="preserve"> </w:t>
      </w:r>
      <w:proofErr w:type="spellStart"/>
      <w:r w:rsidR="00731051" w:rsidRPr="00673557">
        <w:rPr>
          <w:rFonts w:ascii="Times New Roman" w:eastAsia="Times New Roman" w:hAnsi="Times New Roman" w:cs="Times New Roman"/>
          <w:color w:val="222222"/>
          <w:sz w:val="24"/>
          <w:szCs w:val="24"/>
        </w:rPr>
        <w:t>có</w:t>
      </w:r>
      <w:proofErr w:type="spellEnd"/>
      <w:r w:rsidR="00731051" w:rsidRPr="00673557">
        <w:rPr>
          <w:rFonts w:ascii="Times New Roman" w:eastAsia="Times New Roman" w:hAnsi="Times New Roman" w:cs="Times New Roman"/>
          <w:color w:val="222222"/>
          <w:sz w:val="24"/>
          <w:szCs w:val="24"/>
        </w:rPr>
        <w:t xml:space="preserve"> </w:t>
      </w:r>
      <w:proofErr w:type="spellStart"/>
      <w:r w:rsidR="00731051" w:rsidRPr="00673557">
        <w:rPr>
          <w:rFonts w:ascii="Times New Roman" w:eastAsia="Times New Roman" w:hAnsi="Times New Roman" w:cs="Times New Roman"/>
          <w:color w:val="222222"/>
          <w:sz w:val="24"/>
          <w:szCs w:val="24"/>
        </w:rPr>
        <w:t>danh</w:t>
      </w:r>
      <w:proofErr w:type="spellEnd"/>
      <w:r w:rsidR="00731051" w:rsidRPr="00673557">
        <w:rPr>
          <w:rFonts w:ascii="Times New Roman" w:eastAsia="Times New Roman" w:hAnsi="Times New Roman" w:cs="Times New Roman"/>
          <w:color w:val="222222"/>
          <w:sz w:val="24"/>
          <w:szCs w:val="24"/>
        </w:rPr>
        <w:t xml:space="preserve"> </w:t>
      </w:r>
      <w:proofErr w:type="spellStart"/>
      <w:r w:rsidR="00731051" w:rsidRPr="00673557">
        <w:rPr>
          <w:rFonts w:ascii="Times New Roman" w:eastAsia="Times New Roman" w:hAnsi="Times New Roman" w:cs="Times New Roman"/>
          <w:color w:val="222222"/>
          <w:sz w:val="24"/>
          <w:szCs w:val="24"/>
        </w:rPr>
        <w:t>từ</w:t>
      </w:r>
      <w:proofErr w:type="spellEnd"/>
      <w:r w:rsidR="00731051" w:rsidRPr="00673557">
        <w:rPr>
          <w:rFonts w:ascii="Times New Roman" w:eastAsia="Times New Roman" w:hAnsi="Times New Roman" w:cs="Times New Roman"/>
          <w:color w:val="222222"/>
          <w:sz w:val="24"/>
          <w:szCs w:val="24"/>
        </w:rPr>
        <w:t xml:space="preserve"> </w:t>
      </w:r>
      <w:proofErr w:type="spellStart"/>
      <w:r w:rsidR="00731051" w:rsidRPr="00673557">
        <w:rPr>
          <w:rFonts w:ascii="Times New Roman" w:eastAsia="Times New Roman" w:hAnsi="Times New Roman" w:cs="Times New Roman"/>
          <w:color w:val="222222"/>
          <w:sz w:val="24"/>
          <w:szCs w:val="24"/>
        </w:rPr>
        <w:t>phía</w:t>
      </w:r>
      <w:proofErr w:type="spellEnd"/>
      <w:r w:rsidR="00731051" w:rsidRPr="00673557">
        <w:rPr>
          <w:rFonts w:ascii="Times New Roman" w:eastAsia="Times New Roman" w:hAnsi="Times New Roman" w:cs="Times New Roman"/>
          <w:color w:val="222222"/>
          <w:sz w:val="24"/>
          <w:szCs w:val="24"/>
        </w:rPr>
        <w:t xml:space="preserve"> </w:t>
      </w:r>
      <w:proofErr w:type="spellStart"/>
      <w:r w:rsidR="00731051" w:rsidRPr="00673557">
        <w:rPr>
          <w:rFonts w:ascii="Times New Roman" w:eastAsia="Times New Roman" w:hAnsi="Times New Roman" w:cs="Times New Roman"/>
          <w:color w:val="222222"/>
          <w:sz w:val="24"/>
          <w:szCs w:val="24"/>
        </w:rPr>
        <w:t>sau</w:t>
      </w:r>
      <w:proofErr w:type="spell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3) That coat is ____ (my/mine).</w:t>
      </w:r>
      <w:r w:rsidR="00731051" w:rsidRPr="00673557">
        <w:rPr>
          <w:rFonts w:ascii="Times New Roman" w:eastAsia="Times New Roman" w:hAnsi="Times New Roman" w:cs="Times New Roman"/>
          <w:color w:val="222222"/>
          <w:sz w:val="24"/>
          <w:szCs w:val="24"/>
        </w:rPr>
        <w:t xml:space="preserve"> -&gt; </w:t>
      </w:r>
      <w:proofErr w:type="gramStart"/>
      <w:r w:rsidR="00731051" w:rsidRPr="00673557">
        <w:rPr>
          <w:rFonts w:ascii="Times New Roman" w:eastAsia="Times New Roman" w:hAnsi="Times New Roman" w:cs="Times New Roman"/>
          <w:color w:val="222222"/>
          <w:sz w:val="24"/>
          <w:szCs w:val="24"/>
        </w:rPr>
        <w:t>mine .</w:t>
      </w:r>
      <w:proofErr w:type="gramEnd"/>
      <w:r w:rsidR="00731051" w:rsidRPr="00673557">
        <w:rPr>
          <w:rFonts w:ascii="Times New Roman" w:eastAsia="Times New Roman" w:hAnsi="Times New Roman" w:cs="Times New Roman"/>
          <w:color w:val="222222"/>
          <w:sz w:val="24"/>
          <w:szCs w:val="24"/>
        </w:rPr>
        <w:t xml:space="preserve"> ‘’ </w:t>
      </w:r>
      <w:proofErr w:type="gramStart"/>
      <w:r w:rsidR="00731051" w:rsidRPr="00673557">
        <w:rPr>
          <w:rFonts w:ascii="Times New Roman" w:eastAsia="Times New Roman" w:hAnsi="Times New Roman" w:cs="Times New Roman"/>
          <w:color w:val="222222"/>
          <w:sz w:val="24"/>
          <w:szCs w:val="24"/>
        </w:rPr>
        <w:t xml:space="preserve">( </w:t>
      </w:r>
      <w:proofErr w:type="spellStart"/>
      <w:r w:rsidR="00731051" w:rsidRPr="00673557">
        <w:rPr>
          <w:rFonts w:ascii="Times New Roman" w:eastAsia="Times New Roman" w:hAnsi="Times New Roman" w:cs="Times New Roman"/>
          <w:color w:val="222222"/>
          <w:sz w:val="24"/>
          <w:szCs w:val="24"/>
        </w:rPr>
        <w:t>tobe</w:t>
      </w:r>
      <w:proofErr w:type="spellEnd"/>
      <w:proofErr w:type="gramEnd"/>
      <w:r w:rsidR="00731051" w:rsidRPr="00673557">
        <w:rPr>
          <w:rFonts w:ascii="Times New Roman" w:eastAsia="Times New Roman" w:hAnsi="Times New Roman" w:cs="Times New Roman"/>
          <w:color w:val="222222"/>
          <w:sz w:val="24"/>
          <w:szCs w:val="24"/>
        </w:rPr>
        <w:t xml:space="preserve"> + DT)</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4) He lives in ____ (her/hers) house.</w:t>
      </w:r>
      <w:r w:rsidR="00731051" w:rsidRPr="00673557">
        <w:rPr>
          <w:rFonts w:ascii="Times New Roman" w:eastAsia="Times New Roman" w:hAnsi="Times New Roman" w:cs="Times New Roman"/>
          <w:color w:val="222222"/>
          <w:sz w:val="24"/>
          <w:szCs w:val="24"/>
        </w:rPr>
        <w:t xml:space="preserve"> -&gt; </w:t>
      </w:r>
      <w:proofErr w:type="spellStart"/>
      <w:proofErr w:type="gramStart"/>
      <w:r w:rsidR="00731051" w:rsidRPr="00673557">
        <w:rPr>
          <w:rFonts w:ascii="Times New Roman" w:eastAsia="Times New Roman" w:hAnsi="Times New Roman" w:cs="Times New Roman"/>
          <w:color w:val="222222"/>
          <w:sz w:val="24"/>
          <w:szCs w:val="24"/>
        </w:rPr>
        <w:t>chọn</w:t>
      </w:r>
      <w:proofErr w:type="spellEnd"/>
      <w:proofErr w:type="gramEnd"/>
      <w:r w:rsidR="00731051" w:rsidRPr="00673557">
        <w:rPr>
          <w:rFonts w:ascii="Times New Roman" w:eastAsia="Times New Roman" w:hAnsi="Times New Roman" w:cs="Times New Roman"/>
          <w:color w:val="222222"/>
          <w:sz w:val="24"/>
          <w:szCs w:val="24"/>
        </w:rPr>
        <w:t xml:space="preserve"> her </w:t>
      </w:r>
      <w:proofErr w:type="spellStart"/>
      <w:r w:rsidR="00731051" w:rsidRPr="00673557">
        <w:rPr>
          <w:rFonts w:ascii="Times New Roman" w:eastAsia="Times New Roman" w:hAnsi="Times New Roman" w:cs="Times New Roman"/>
          <w:color w:val="222222"/>
          <w:sz w:val="24"/>
          <w:szCs w:val="24"/>
        </w:rPr>
        <w:t>ngôi</w:t>
      </w:r>
      <w:proofErr w:type="spellEnd"/>
      <w:r w:rsidR="00731051" w:rsidRPr="00673557">
        <w:rPr>
          <w:rFonts w:ascii="Times New Roman" w:eastAsia="Times New Roman" w:hAnsi="Times New Roman" w:cs="Times New Roman"/>
          <w:color w:val="222222"/>
          <w:sz w:val="24"/>
          <w:szCs w:val="24"/>
        </w:rPr>
        <w:t xml:space="preserve"> </w:t>
      </w:r>
      <w:proofErr w:type="spellStart"/>
      <w:r w:rsidR="00731051" w:rsidRPr="00673557">
        <w:rPr>
          <w:rFonts w:ascii="Times New Roman" w:eastAsia="Times New Roman" w:hAnsi="Times New Roman" w:cs="Times New Roman"/>
          <w:color w:val="222222"/>
          <w:sz w:val="24"/>
          <w:szCs w:val="24"/>
        </w:rPr>
        <w:t>nhà</w:t>
      </w:r>
      <w:proofErr w:type="spellEnd"/>
      <w:r w:rsidR="00731051" w:rsidRPr="00673557">
        <w:rPr>
          <w:rFonts w:ascii="Times New Roman" w:eastAsia="Times New Roman" w:hAnsi="Times New Roman" w:cs="Times New Roman"/>
          <w:color w:val="222222"/>
          <w:sz w:val="24"/>
          <w:szCs w:val="24"/>
        </w:rPr>
        <w:t xml:space="preserve"> </w:t>
      </w:r>
      <w:proofErr w:type="spellStart"/>
      <w:r w:rsidR="00731051" w:rsidRPr="00673557">
        <w:rPr>
          <w:rFonts w:ascii="Times New Roman" w:eastAsia="Times New Roman" w:hAnsi="Times New Roman" w:cs="Times New Roman"/>
          <w:color w:val="222222"/>
          <w:sz w:val="24"/>
          <w:szCs w:val="24"/>
        </w:rPr>
        <w:t>của</w:t>
      </w:r>
      <w:proofErr w:type="spellEnd"/>
      <w:r w:rsidR="00731051" w:rsidRPr="00673557">
        <w:rPr>
          <w:rFonts w:ascii="Times New Roman" w:eastAsia="Times New Roman" w:hAnsi="Times New Roman" w:cs="Times New Roman"/>
          <w:color w:val="222222"/>
          <w:sz w:val="24"/>
          <w:szCs w:val="24"/>
        </w:rPr>
        <w:t xml:space="preserve"> </w:t>
      </w:r>
      <w:proofErr w:type="spellStart"/>
      <w:r w:rsidR="00731051" w:rsidRPr="00673557">
        <w:rPr>
          <w:rFonts w:ascii="Times New Roman" w:eastAsia="Times New Roman" w:hAnsi="Times New Roman" w:cs="Times New Roman"/>
          <w:color w:val="222222"/>
          <w:sz w:val="24"/>
          <w:szCs w:val="24"/>
        </w:rPr>
        <w:t>cô</w:t>
      </w:r>
      <w:proofErr w:type="spellEnd"/>
      <w:r w:rsidR="00731051" w:rsidRPr="00673557">
        <w:rPr>
          <w:rFonts w:ascii="Times New Roman" w:eastAsia="Times New Roman" w:hAnsi="Times New Roman" w:cs="Times New Roman"/>
          <w:color w:val="222222"/>
          <w:sz w:val="24"/>
          <w:szCs w:val="24"/>
        </w:rPr>
        <w:t xml:space="preserve"> </w:t>
      </w:r>
      <w:proofErr w:type="spellStart"/>
      <w:r w:rsidR="00731051" w:rsidRPr="00673557">
        <w:rPr>
          <w:rFonts w:ascii="Times New Roman" w:eastAsia="Times New Roman" w:hAnsi="Times New Roman" w:cs="Times New Roman"/>
          <w:color w:val="222222"/>
          <w:sz w:val="24"/>
          <w:szCs w:val="24"/>
        </w:rPr>
        <w:t>ấy</w:t>
      </w:r>
      <w:proofErr w:type="spellEnd"/>
      <w:r w:rsidR="00731051" w:rsidRPr="00673557">
        <w:rPr>
          <w:rFonts w:ascii="Times New Roman" w:eastAsia="Times New Roman" w:hAnsi="Times New Roman" w:cs="Times New Roman"/>
          <w:color w:val="222222"/>
          <w:sz w:val="24"/>
          <w:szCs w:val="24"/>
        </w:rPr>
        <w:t xml:space="preserve"> ( </w:t>
      </w:r>
      <w:proofErr w:type="spellStart"/>
      <w:r w:rsidR="00731051" w:rsidRPr="00673557">
        <w:rPr>
          <w:rFonts w:ascii="Times New Roman" w:eastAsia="Times New Roman" w:hAnsi="Times New Roman" w:cs="Times New Roman"/>
          <w:color w:val="222222"/>
          <w:sz w:val="24"/>
          <w:szCs w:val="24"/>
        </w:rPr>
        <w:t>gt</w:t>
      </w:r>
      <w:proofErr w:type="spellEnd"/>
      <w:r w:rsidR="00731051" w:rsidRPr="00673557">
        <w:rPr>
          <w:rFonts w:ascii="Times New Roman" w:eastAsia="Times New Roman" w:hAnsi="Times New Roman" w:cs="Times New Roman"/>
          <w:color w:val="222222"/>
          <w:sz w:val="24"/>
          <w:szCs w:val="24"/>
        </w:rPr>
        <w:t xml:space="preserve"> + </w:t>
      </w:r>
      <w:proofErr w:type="spellStart"/>
      <w:r w:rsidR="00731051" w:rsidRPr="00673557">
        <w:rPr>
          <w:rFonts w:ascii="Times New Roman" w:eastAsia="Times New Roman" w:hAnsi="Times New Roman" w:cs="Times New Roman"/>
          <w:color w:val="222222"/>
          <w:sz w:val="24"/>
          <w:szCs w:val="24"/>
        </w:rPr>
        <w:t>ttsh</w:t>
      </w:r>
      <w:proofErr w:type="spellEnd"/>
      <w:r w:rsidR="00731051" w:rsidRPr="00673557">
        <w:rPr>
          <w:rFonts w:ascii="Times New Roman" w:eastAsia="Times New Roman" w:hAnsi="Times New Roman" w:cs="Times New Roman"/>
          <w:color w:val="222222"/>
          <w:sz w:val="24"/>
          <w:szCs w:val="24"/>
        </w:rPr>
        <w:t xml:space="preserve"> +n )</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5) You might want ____ (your/yours) phone.</w:t>
      </w:r>
      <w:r w:rsidR="00731051" w:rsidRPr="00673557">
        <w:rPr>
          <w:rFonts w:ascii="Times New Roman" w:eastAsia="Times New Roman" w:hAnsi="Times New Roman" w:cs="Times New Roman"/>
          <w:color w:val="222222"/>
          <w:sz w:val="24"/>
          <w:szCs w:val="24"/>
        </w:rPr>
        <w:t xml:space="preserve"> -&gt; </w:t>
      </w:r>
      <w:proofErr w:type="gramStart"/>
      <w:r w:rsidR="00731051" w:rsidRPr="00673557">
        <w:rPr>
          <w:rFonts w:ascii="Times New Roman" w:eastAsia="Times New Roman" w:hAnsi="Times New Roman" w:cs="Times New Roman"/>
          <w:color w:val="222222"/>
          <w:sz w:val="24"/>
          <w:szCs w:val="24"/>
        </w:rPr>
        <w:t>your  (</w:t>
      </w:r>
      <w:proofErr w:type="gramEnd"/>
      <w:r w:rsidR="00731051" w:rsidRPr="00673557">
        <w:rPr>
          <w:rFonts w:ascii="Times New Roman" w:eastAsia="Times New Roman" w:hAnsi="Times New Roman" w:cs="Times New Roman"/>
          <w:color w:val="222222"/>
          <w:sz w:val="24"/>
          <w:szCs w:val="24"/>
        </w:rPr>
        <w:t xml:space="preserve"> v + </w:t>
      </w:r>
      <w:proofErr w:type="spellStart"/>
      <w:r w:rsidR="00731051" w:rsidRPr="00673557">
        <w:rPr>
          <w:rFonts w:ascii="Times New Roman" w:eastAsia="Times New Roman" w:hAnsi="Times New Roman" w:cs="Times New Roman"/>
          <w:color w:val="222222"/>
          <w:sz w:val="24"/>
          <w:szCs w:val="24"/>
        </w:rPr>
        <w:t>ttsh</w:t>
      </w:r>
      <w:proofErr w:type="spellEnd"/>
      <w:r w:rsidR="00731051" w:rsidRPr="00673557">
        <w:rPr>
          <w:rFonts w:ascii="Times New Roman" w:eastAsia="Times New Roman" w:hAnsi="Times New Roman" w:cs="Times New Roman"/>
          <w:color w:val="222222"/>
          <w:sz w:val="24"/>
          <w:szCs w:val="24"/>
        </w:rPr>
        <w:t xml:space="preserve"> + n )</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6) The new car is ____ (their/theirs).</w:t>
      </w:r>
      <w:r w:rsidR="00731051" w:rsidRPr="00673557">
        <w:rPr>
          <w:rFonts w:ascii="Times New Roman" w:eastAsia="Times New Roman" w:hAnsi="Times New Roman" w:cs="Times New Roman"/>
          <w:color w:val="222222"/>
          <w:sz w:val="24"/>
          <w:szCs w:val="24"/>
        </w:rPr>
        <w:t xml:space="preserve"> </w:t>
      </w:r>
      <w:proofErr w:type="spellStart"/>
      <w:r w:rsidR="00731051" w:rsidRPr="00673557">
        <w:rPr>
          <w:rFonts w:ascii="Times New Roman" w:eastAsia="Times New Roman" w:hAnsi="Times New Roman" w:cs="Times New Roman"/>
          <w:color w:val="222222"/>
          <w:sz w:val="24"/>
          <w:szCs w:val="24"/>
        </w:rPr>
        <w:t>Tobe</w:t>
      </w:r>
      <w:proofErr w:type="spellEnd"/>
      <w:r w:rsidR="00731051" w:rsidRPr="00673557">
        <w:rPr>
          <w:rFonts w:ascii="Times New Roman" w:eastAsia="Times New Roman" w:hAnsi="Times New Roman" w:cs="Times New Roman"/>
          <w:color w:val="222222"/>
          <w:sz w:val="24"/>
          <w:szCs w:val="24"/>
        </w:rPr>
        <w:t xml:space="preserve"> + S THEIRS</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7) She cooked ____ (our/ours) food.</w:t>
      </w:r>
      <w:r w:rsidR="00731051" w:rsidRPr="00673557">
        <w:rPr>
          <w:rFonts w:ascii="Times New Roman" w:eastAsia="Times New Roman" w:hAnsi="Times New Roman" w:cs="Times New Roman"/>
          <w:color w:val="222222"/>
          <w:sz w:val="24"/>
          <w:szCs w:val="24"/>
        </w:rPr>
        <w:t xml:space="preserve"> V + TTSH + N our</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8) Don't stand on ____ (my/mine) foot!</w:t>
      </w:r>
      <w:r w:rsidR="00731051" w:rsidRPr="00673557">
        <w:rPr>
          <w:rFonts w:ascii="Times New Roman" w:eastAsia="Times New Roman" w:hAnsi="Times New Roman" w:cs="Times New Roman"/>
          <w:color w:val="222222"/>
          <w:sz w:val="24"/>
          <w:szCs w:val="24"/>
        </w:rPr>
        <w:t xml:space="preserve"> </w:t>
      </w:r>
      <w:proofErr w:type="spellStart"/>
      <w:r w:rsidR="00731051" w:rsidRPr="00673557">
        <w:rPr>
          <w:rFonts w:ascii="Times New Roman" w:eastAsia="Times New Roman" w:hAnsi="Times New Roman" w:cs="Times New Roman"/>
          <w:color w:val="222222"/>
          <w:sz w:val="24"/>
          <w:szCs w:val="24"/>
        </w:rPr>
        <w:t>Gt</w:t>
      </w:r>
      <w:proofErr w:type="spellEnd"/>
      <w:r w:rsidR="00731051" w:rsidRPr="00673557">
        <w:rPr>
          <w:rFonts w:ascii="Times New Roman" w:eastAsia="Times New Roman" w:hAnsi="Times New Roman" w:cs="Times New Roman"/>
          <w:color w:val="222222"/>
          <w:sz w:val="24"/>
          <w:szCs w:val="24"/>
        </w:rPr>
        <w:t xml:space="preserve"> + </w:t>
      </w:r>
      <w:proofErr w:type="spellStart"/>
      <w:r w:rsidR="00731051" w:rsidRPr="00673557">
        <w:rPr>
          <w:rFonts w:ascii="Times New Roman" w:eastAsia="Times New Roman" w:hAnsi="Times New Roman" w:cs="Times New Roman"/>
          <w:color w:val="222222"/>
          <w:sz w:val="24"/>
          <w:szCs w:val="24"/>
        </w:rPr>
        <w:t>ttsh</w:t>
      </w:r>
      <w:proofErr w:type="spellEnd"/>
      <w:r w:rsidR="00731051" w:rsidRPr="00673557">
        <w:rPr>
          <w:rFonts w:ascii="Times New Roman" w:eastAsia="Times New Roman" w:hAnsi="Times New Roman" w:cs="Times New Roman"/>
          <w:color w:val="222222"/>
          <w:sz w:val="24"/>
          <w:szCs w:val="24"/>
        </w:rPr>
        <w:t xml:space="preserve"> + n my</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9) She gave him ____ (her/hers) suitcase.</w:t>
      </w:r>
      <w:r w:rsidR="00731051" w:rsidRPr="00673557">
        <w:rPr>
          <w:rFonts w:ascii="Times New Roman" w:eastAsia="Times New Roman" w:hAnsi="Times New Roman" w:cs="Times New Roman"/>
          <w:color w:val="222222"/>
          <w:sz w:val="24"/>
          <w:szCs w:val="24"/>
        </w:rPr>
        <w:t xml:space="preserve"> </w:t>
      </w:r>
      <w:proofErr w:type="gramStart"/>
      <w:r w:rsidR="00731051" w:rsidRPr="00673557">
        <w:rPr>
          <w:rFonts w:ascii="Times New Roman" w:eastAsia="Times New Roman" w:hAnsi="Times New Roman" w:cs="Times New Roman"/>
          <w:color w:val="222222"/>
          <w:sz w:val="24"/>
          <w:szCs w:val="24"/>
        </w:rPr>
        <w:t>Her :</w:t>
      </w:r>
      <w:proofErr w:type="gramEnd"/>
      <w:r w:rsidR="00731051" w:rsidRPr="00673557">
        <w:rPr>
          <w:rFonts w:ascii="Times New Roman" w:eastAsia="Times New Roman" w:hAnsi="Times New Roman" w:cs="Times New Roman"/>
          <w:color w:val="222222"/>
          <w:sz w:val="24"/>
          <w:szCs w:val="24"/>
        </w:rPr>
        <w:t xml:space="preserve"> </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10) I met ____ (their/theirs) mother.</w:t>
      </w:r>
      <w:r w:rsidR="00731051" w:rsidRPr="00673557">
        <w:rPr>
          <w:rFonts w:ascii="Times New Roman" w:eastAsia="Times New Roman" w:hAnsi="Times New Roman" w:cs="Times New Roman"/>
          <w:color w:val="222222"/>
          <w:sz w:val="24"/>
          <w:szCs w:val="24"/>
        </w:rPr>
        <w:t xml:space="preserve"> V+ </w:t>
      </w:r>
      <w:proofErr w:type="spellStart"/>
      <w:r w:rsidR="00731051" w:rsidRPr="00673557">
        <w:rPr>
          <w:rFonts w:ascii="Times New Roman" w:eastAsia="Times New Roman" w:hAnsi="Times New Roman" w:cs="Times New Roman"/>
          <w:color w:val="222222"/>
          <w:sz w:val="24"/>
          <w:szCs w:val="24"/>
        </w:rPr>
        <w:t>ttsh</w:t>
      </w:r>
      <w:proofErr w:type="spellEnd"/>
      <w:r w:rsidR="00731051" w:rsidRPr="00673557">
        <w:rPr>
          <w:rFonts w:ascii="Times New Roman" w:eastAsia="Times New Roman" w:hAnsi="Times New Roman" w:cs="Times New Roman"/>
          <w:color w:val="222222"/>
          <w:sz w:val="24"/>
          <w:szCs w:val="24"/>
        </w:rPr>
        <w:t xml:space="preserve"> + n their</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11) Is this ____ (their/theirs) coffee?</w:t>
      </w:r>
      <w:r w:rsidR="00731051" w:rsidRPr="00673557">
        <w:rPr>
          <w:rFonts w:ascii="Times New Roman" w:eastAsia="Times New Roman" w:hAnsi="Times New Roman" w:cs="Times New Roman"/>
          <w:color w:val="222222"/>
          <w:sz w:val="24"/>
          <w:szCs w:val="24"/>
        </w:rPr>
        <w:t xml:space="preserve"> This is their coffee -&gt; </w:t>
      </w:r>
      <w:proofErr w:type="spellStart"/>
      <w:r w:rsidR="00731051" w:rsidRPr="00673557">
        <w:rPr>
          <w:rFonts w:ascii="Times New Roman" w:eastAsia="Times New Roman" w:hAnsi="Times New Roman" w:cs="Times New Roman"/>
          <w:color w:val="222222"/>
          <w:sz w:val="24"/>
          <w:szCs w:val="24"/>
        </w:rPr>
        <w:t>tobe</w:t>
      </w:r>
      <w:proofErr w:type="spellEnd"/>
      <w:r w:rsidR="00731051" w:rsidRPr="00673557">
        <w:rPr>
          <w:rFonts w:ascii="Times New Roman" w:eastAsia="Times New Roman" w:hAnsi="Times New Roman" w:cs="Times New Roman"/>
          <w:color w:val="222222"/>
          <w:sz w:val="24"/>
          <w:szCs w:val="24"/>
        </w:rPr>
        <w:t xml:space="preserve"> + </w:t>
      </w:r>
      <w:proofErr w:type="spellStart"/>
      <w:r w:rsidR="00731051" w:rsidRPr="00673557">
        <w:rPr>
          <w:rFonts w:ascii="Times New Roman" w:eastAsia="Times New Roman" w:hAnsi="Times New Roman" w:cs="Times New Roman"/>
          <w:color w:val="222222"/>
          <w:sz w:val="24"/>
          <w:szCs w:val="24"/>
        </w:rPr>
        <w:t>ttsh</w:t>
      </w:r>
      <w:proofErr w:type="spellEnd"/>
      <w:r w:rsidR="00731051" w:rsidRPr="00673557">
        <w:rPr>
          <w:rFonts w:ascii="Times New Roman" w:eastAsia="Times New Roman" w:hAnsi="Times New Roman" w:cs="Times New Roman"/>
          <w:color w:val="222222"/>
          <w:sz w:val="24"/>
          <w:szCs w:val="24"/>
        </w:rPr>
        <w:t xml:space="preserve"> +n</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12) Is the flat ____ (her/hers)?</w:t>
      </w:r>
      <w:r w:rsidR="00731051" w:rsidRPr="00673557">
        <w:rPr>
          <w:rFonts w:ascii="Times New Roman" w:eastAsia="Times New Roman" w:hAnsi="Times New Roman" w:cs="Times New Roman"/>
          <w:color w:val="222222"/>
          <w:sz w:val="24"/>
          <w:szCs w:val="24"/>
        </w:rPr>
        <w:t xml:space="preserve"> The is flat hers</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13) The grey scarf is ____ (my/mine).</w:t>
      </w:r>
      <w:r w:rsidR="00731051" w:rsidRPr="00673557">
        <w:rPr>
          <w:rFonts w:ascii="Times New Roman" w:eastAsia="Times New Roman" w:hAnsi="Times New Roman" w:cs="Times New Roman"/>
          <w:color w:val="222222"/>
          <w:sz w:val="24"/>
          <w:szCs w:val="24"/>
        </w:rPr>
        <w:t xml:space="preserve"> </w:t>
      </w:r>
      <w:proofErr w:type="gramStart"/>
      <w:r w:rsidR="00731051" w:rsidRPr="00673557">
        <w:rPr>
          <w:rFonts w:ascii="Times New Roman" w:eastAsia="Times New Roman" w:hAnsi="Times New Roman" w:cs="Times New Roman"/>
          <w:color w:val="222222"/>
          <w:sz w:val="24"/>
          <w:szCs w:val="24"/>
        </w:rPr>
        <w:t>mine</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14) That red bike is ____ (our/ours).</w:t>
      </w:r>
      <w:r w:rsidR="00731051" w:rsidRPr="00673557">
        <w:rPr>
          <w:rFonts w:ascii="Times New Roman" w:eastAsia="Times New Roman" w:hAnsi="Times New Roman" w:cs="Times New Roman"/>
          <w:color w:val="222222"/>
          <w:sz w:val="24"/>
          <w:szCs w:val="24"/>
        </w:rPr>
        <w:t xml:space="preserve"> </w:t>
      </w:r>
      <w:proofErr w:type="gramStart"/>
      <w:r w:rsidR="00731051" w:rsidRPr="00673557">
        <w:rPr>
          <w:rFonts w:ascii="Times New Roman" w:eastAsia="Times New Roman" w:hAnsi="Times New Roman" w:cs="Times New Roman"/>
          <w:color w:val="222222"/>
          <w:sz w:val="24"/>
          <w:szCs w:val="24"/>
        </w:rPr>
        <w:t>ours</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15) We should take ____ (our/ours) coats.</w:t>
      </w:r>
      <w:r w:rsidR="00731051" w:rsidRPr="00673557">
        <w:rPr>
          <w:rFonts w:ascii="Times New Roman" w:eastAsia="Times New Roman" w:hAnsi="Times New Roman" w:cs="Times New Roman"/>
          <w:color w:val="222222"/>
          <w:sz w:val="24"/>
          <w:szCs w:val="24"/>
        </w:rPr>
        <w:t xml:space="preserve"> </w:t>
      </w:r>
      <w:proofErr w:type="gramStart"/>
      <w:r w:rsidR="00731051" w:rsidRPr="00673557">
        <w:rPr>
          <w:rFonts w:ascii="Times New Roman" w:eastAsia="Times New Roman" w:hAnsi="Times New Roman" w:cs="Times New Roman"/>
          <w:color w:val="222222"/>
          <w:sz w:val="24"/>
          <w:szCs w:val="24"/>
        </w:rPr>
        <w:t>our</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 xml:space="preserve">16) </w:t>
      </w:r>
      <w:proofErr w:type="gramStart"/>
      <w:r w:rsidRPr="00502B46">
        <w:rPr>
          <w:rFonts w:ascii="Times New Roman" w:eastAsia="Times New Roman" w:hAnsi="Times New Roman" w:cs="Times New Roman"/>
          <w:color w:val="222222"/>
          <w:sz w:val="24"/>
          <w:szCs w:val="24"/>
        </w:rPr>
        <w:t>That</w:t>
      </w:r>
      <w:proofErr w:type="gramEnd"/>
      <w:r w:rsidRPr="00502B46">
        <w:rPr>
          <w:rFonts w:ascii="Times New Roman" w:eastAsia="Times New Roman" w:hAnsi="Times New Roman" w:cs="Times New Roman"/>
          <w:color w:val="222222"/>
          <w:sz w:val="24"/>
          <w:szCs w:val="24"/>
        </w:rPr>
        <w:t xml:space="preserve"> is ____ (my/mine) car.</w:t>
      </w:r>
      <w:r w:rsidR="00731051" w:rsidRPr="00673557">
        <w:rPr>
          <w:rFonts w:ascii="Times New Roman" w:eastAsia="Times New Roman" w:hAnsi="Times New Roman" w:cs="Times New Roman"/>
          <w:color w:val="222222"/>
          <w:sz w:val="24"/>
          <w:szCs w:val="24"/>
        </w:rPr>
        <w:t xml:space="preserve"> </w:t>
      </w:r>
      <w:proofErr w:type="gramStart"/>
      <w:r w:rsidR="00731051" w:rsidRPr="00673557">
        <w:rPr>
          <w:rFonts w:ascii="Times New Roman" w:eastAsia="Times New Roman" w:hAnsi="Times New Roman" w:cs="Times New Roman"/>
          <w:color w:val="222222"/>
          <w:sz w:val="24"/>
          <w:szCs w:val="24"/>
        </w:rPr>
        <w:t>my</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17) He dropped ____ (my/mine) bag.</w:t>
      </w:r>
      <w:r w:rsidR="00731051" w:rsidRPr="00673557">
        <w:rPr>
          <w:rFonts w:ascii="Times New Roman" w:eastAsia="Times New Roman" w:hAnsi="Times New Roman" w:cs="Times New Roman"/>
          <w:color w:val="222222"/>
          <w:sz w:val="24"/>
          <w:szCs w:val="24"/>
        </w:rPr>
        <w:t xml:space="preserve"> </w:t>
      </w:r>
      <w:proofErr w:type="gramStart"/>
      <w:r w:rsidR="00731051" w:rsidRPr="00673557">
        <w:rPr>
          <w:rFonts w:ascii="Times New Roman" w:eastAsia="Times New Roman" w:hAnsi="Times New Roman" w:cs="Times New Roman"/>
          <w:color w:val="222222"/>
          <w:sz w:val="24"/>
          <w:szCs w:val="24"/>
        </w:rPr>
        <w:t>my</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18) Are these phones ____ (their/theirs)?</w:t>
      </w:r>
      <w:r w:rsidR="00731051" w:rsidRPr="00673557">
        <w:rPr>
          <w:rFonts w:ascii="Times New Roman" w:eastAsia="Times New Roman" w:hAnsi="Times New Roman" w:cs="Times New Roman"/>
          <w:color w:val="222222"/>
          <w:sz w:val="24"/>
          <w:szCs w:val="24"/>
        </w:rPr>
        <w:t xml:space="preserve"> </w:t>
      </w:r>
      <w:proofErr w:type="gramStart"/>
      <w:r w:rsidR="00731051" w:rsidRPr="00673557">
        <w:rPr>
          <w:rFonts w:ascii="Times New Roman" w:eastAsia="Times New Roman" w:hAnsi="Times New Roman" w:cs="Times New Roman"/>
          <w:color w:val="222222"/>
          <w:sz w:val="24"/>
          <w:szCs w:val="24"/>
        </w:rPr>
        <w:t>theirs</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19) These cakes are ____ (our/ours)!</w:t>
      </w:r>
      <w:r w:rsidR="00731051" w:rsidRPr="00673557">
        <w:rPr>
          <w:rFonts w:ascii="Times New Roman" w:eastAsia="Times New Roman" w:hAnsi="Times New Roman" w:cs="Times New Roman"/>
          <w:color w:val="222222"/>
          <w:sz w:val="24"/>
          <w:szCs w:val="24"/>
        </w:rPr>
        <w:t xml:space="preserve"> </w:t>
      </w:r>
      <w:proofErr w:type="gramStart"/>
      <w:r w:rsidR="00731051" w:rsidRPr="00673557">
        <w:rPr>
          <w:rFonts w:ascii="Times New Roman" w:eastAsia="Times New Roman" w:hAnsi="Times New Roman" w:cs="Times New Roman"/>
          <w:color w:val="222222"/>
          <w:sz w:val="24"/>
          <w:szCs w:val="24"/>
        </w:rPr>
        <w:t>ours</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20) Are those children ____ (your/yours)?</w:t>
      </w:r>
      <w:r w:rsidR="00731051" w:rsidRPr="00673557">
        <w:rPr>
          <w:rFonts w:ascii="Times New Roman" w:eastAsia="Times New Roman" w:hAnsi="Times New Roman" w:cs="Times New Roman"/>
          <w:color w:val="222222"/>
          <w:sz w:val="24"/>
          <w:szCs w:val="24"/>
        </w:rPr>
        <w:t xml:space="preserve"> </w:t>
      </w:r>
      <w:proofErr w:type="gramStart"/>
      <w:r w:rsidR="00731051" w:rsidRPr="00673557">
        <w:rPr>
          <w:rFonts w:ascii="Times New Roman" w:eastAsia="Times New Roman" w:hAnsi="Times New Roman" w:cs="Times New Roman"/>
          <w:color w:val="222222"/>
          <w:sz w:val="24"/>
          <w:szCs w:val="24"/>
        </w:rPr>
        <w:t>yours</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proofErr w:type="spellStart"/>
      <w:r w:rsidRPr="00673557">
        <w:rPr>
          <w:rFonts w:ascii="Times New Roman" w:eastAsia="Times New Roman" w:hAnsi="Times New Roman" w:cs="Times New Roman"/>
          <w:b/>
          <w:bCs/>
          <w:color w:val="222222"/>
          <w:sz w:val="24"/>
          <w:szCs w:val="24"/>
        </w:rPr>
        <w:t>Đáp</w:t>
      </w:r>
      <w:proofErr w:type="spellEnd"/>
      <w:r w:rsidRPr="00673557">
        <w:rPr>
          <w:rFonts w:ascii="Times New Roman" w:eastAsia="Times New Roman" w:hAnsi="Times New Roman" w:cs="Times New Roman"/>
          <w:b/>
          <w:bCs/>
          <w:color w:val="222222"/>
          <w:sz w:val="24"/>
          <w:szCs w:val="24"/>
        </w:rPr>
        <w:t xml:space="preserve"> </w:t>
      </w:r>
      <w:proofErr w:type="spellStart"/>
      <w:r w:rsidRPr="00673557">
        <w:rPr>
          <w:rFonts w:ascii="Times New Roman" w:eastAsia="Times New Roman" w:hAnsi="Times New Roman" w:cs="Times New Roman"/>
          <w:b/>
          <w:bCs/>
          <w:color w:val="222222"/>
          <w:sz w:val="24"/>
          <w:szCs w:val="24"/>
        </w:rPr>
        <w:t>án</w:t>
      </w:r>
      <w:proofErr w:type="spellEnd"/>
      <w:r w:rsidRPr="00673557">
        <w:rPr>
          <w:rFonts w:ascii="Times New Roman" w:eastAsia="Times New Roman" w:hAnsi="Times New Roman" w:cs="Times New Roman"/>
          <w:b/>
          <w:bCs/>
          <w:color w:val="222222"/>
          <w:sz w:val="24"/>
          <w:szCs w:val="24"/>
        </w:rPr>
        <w:t>:</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lastRenderedPageBreak/>
        <w:t>1. </w:t>
      </w:r>
      <w:proofErr w:type="gramStart"/>
      <w:r w:rsidRPr="00502B46">
        <w:rPr>
          <w:rFonts w:ascii="Times New Roman" w:eastAsia="Times New Roman" w:hAnsi="Times New Roman" w:cs="Times New Roman"/>
          <w:color w:val="222222"/>
          <w:sz w:val="24"/>
          <w:szCs w:val="24"/>
        </w:rPr>
        <w:t>yours</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2. </w:t>
      </w:r>
      <w:proofErr w:type="gramStart"/>
      <w:r w:rsidRPr="00502B46">
        <w:rPr>
          <w:rFonts w:ascii="Times New Roman" w:eastAsia="Times New Roman" w:hAnsi="Times New Roman" w:cs="Times New Roman"/>
          <w:color w:val="222222"/>
          <w:sz w:val="24"/>
          <w:szCs w:val="24"/>
        </w:rPr>
        <w:t>mine</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3. </w:t>
      </w:r>
      <w:proofErr w:type="gramStart"/>
      <w:r w:rsidRPr="00502B46">
        <w:rPr>
          <w:rFonts w:ascii="Times New Roman" w:eastAsia="Times New Roman" w:hAnsi="Times New Roman" w:cs="Times New Roman"/>
          <w:color w:val="222222"/>
          <w:sz w:val="24"/>
          <w:szCs w:val="24"/>
        </w:rPr>
        <w:t>mine</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4. </w:t>
      </w:r>
      <w:proofErr w:type="gramStart"/>
      <w:r w:rsidRPr="00502B46">
        <w:rPr>
          <w:rFonts w:ascii="Times New Roman" w:eastAsia="Times New Roman" w:hAnsi="Times New Roman" w:cs="Times New Roman"/>
          <w:color w:val="222222"/>
          <w:sz w:val="24"/>
          <w:szCs w:val="24"/>
        </w:rPr>
        <w:t>her</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5. </w:t>
      </w:r>
      <w:proofErr w:type="gramStart"/>
      <w:r w:rsidRPr="00502B46">
        <w:rPr>
          <w:rFonts w:ascii="Times New Roman" w:eastAsia="Times New Roman" w:hAnsi="Times New Roman" w:cs="Times New Roman"/>
          <w:color w:val="222222"/>
          <w:sz w:val="24"/>
          <w:szCs w:val="24"/>
        </w:rPr>
        <w:t>your</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6. </w:t>
      </w:r>
      <w:proofErr w:type="gramStart"/>
      <w:r w:rsidRPr="00502B46">
        <w:rPr>
          <w:rFonts w:ascii="Times New Roman" w:eastAsia="Times New Roman" w:hAnsi="Times New Roman" w:cs="Times New Roman"/>
          <w:color w:val="222222"/>
          <w:sz w:val="24"/>
          <w:szCs w:val="24"/>
        </w:rPr>
        <w:t>theirs</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7. </w:t>
      </w:r>
      <w:proofErr w:type="gramStart"/>
      <w:r w:rsidRPr="00502B46">
        <w:rPr>
          <w:rFonts w:ascii="Times New Roman" w:eastAsia="Times New Roman" w:hAnsi="Times New Roman" w:cs="Times New Roman"/>
          <w:color w:val="222222"/>
          <w:sz w:val="24"/>
          <w:szCs w:val="24"/>
        </w:rPr>
        <w:t>our</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8. </w:t>
      </w:r>
      <w:proofErr w:type="gramStart"/>
      <w:r w:rsidRPr="00502B46">
        <w:rPr>
          <w:rFonts w:ascii="Times New Roman" w:eastAsia="Times New Roman" w:hAnsi="Times New Roman" w:cs="Times New Roman"/>
          <w:color w:val="222222"/>
          <w:sz w:val="24"/>
          <w:szCs w:val="24"/>
        </w:rPr>
        <w:t>my</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 xml:space="preserve">9. </w:t>
      </w:r>
      <w:proofErr w:type="gramStart"/>
      <w:r w:rsidRPr="00502B46">
        <w:rPr>
          <w:rFonts w:ascii="Times New Roman" w:eastAsia="Times New Roman" w:hAnsi="Times New Roman" w:cs="Times New Roman"/>
          <w:color w:val="222222"/>
          <w:sz w:val="24"/>
          <w:szCs w:val="24"/>
        </w:rPr>
        <w:t>her</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10. </w:t>
      </w:r>
      <w:proofErr w:type="gramStart"/>
      <w:r w:rsidRPr="00502B46">
        <w:rPr>
          <w:rFonts w:ascii="Times New Roman" w:eastAsia="Times New Roman" w:hAnsi="Times New Roman" w:cs="Times New Roman"/>
          <w:color w:val="222222"/>
          <w:sz w:val="24"/>
          <w:szCs w:val="24"/>
        </w:rPr>
        <w:t>their</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11. </w:t>
      </w:r>
      <w:proofErr w:type="gramStart"/>
      <w:r w:rsidRPr="00502B46">
        <w:rPr>
          <w:rFonts w:ascii="Times New Roman" w:eastAsia="Times New Roman" w:hAnsi="Times New Roman" w:cs="Times New Roman"/>
          <w:color w:val="222222"/>
          <w:sz w:val="24"/>
          <w:szCs w:val="24"/>
        </w:rPr>
        <w:t>their</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12. </w:t>
      </w:r>
      <w:proofErr w:type="gramStart"/>
      <w:r w:rsidRPr="00502B46">
        <w:rPr>
          <w:rFonts w:ascii="Times New Roman" w:eastAsia="Times New Roman" w:hAnsi="Times New Roman" w:cs="Times New Roman"/>
          <w:color w:val="222222"/>
          <w:sz w:val="24"/>
          <w:szCs w:val="24"/>
        </w:rPr>
        <w:t>hers</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13. </w:t>
      </w:r>
      <w:proofErr w:type="gramStart"/>
      <w:r w:rsidRPr="00502B46">
        <w:rPr>
          <w:rFonts w:ascii="Times New Roman" w:eastAsia="Times New Roman" w:hAnsi="Times New Roman" w:cs="Times New Roman"/>
          <w:color w:val="222222"/>
          <w:sz w:val="24"/>
          <w:szCs w:val="24"/>
        </w:rPr>
        <w:t>mine</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14. </w:t>
      </w:r>
      <w:proofErr w:type="gramStart"/>
      <w:r w:rsidRPr="00502B46">
        <w:rPr>
          <w:rFonts w:ascii="Times New Roman" w:eastAsia="Times New Roman" w:hAnsi="Times New Roman" w:cs="Times New Roman"/>
          <w:color w:val="222222"/>
          <w:sz w:val="24"/>
          <w:szCs w:val="24"/>
        </w:rPr>
        <w:t>ours</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15. </w:t>
      </w:r>
      <w:proofErr w:type="gramStart"/>
      <w:r w:rsidRPr="00502B46">
        <w:rPr>
          <w:rFonts w:ascii="Times New Roman" w:eastAsia="Times New Roman" w:hAnsi="Times New Roman" w:cs="Times New Roman"/>
          <w:color w:val="222222"/>
          <w:sz w:val="24"/>
          <w:szCs w:val="24"/>
        </w:rPr>
        <w:t>our</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16. </w:t>
      </w:r>
      <w:proofErr w:type="gramStart"/>
      <w:r w:rsidRPr="00502B46">
        <w:rPr>
          <w:rFonts w:ascii="Times New Roman" w:eastAsia="Times New Roman" w:hAnsi="Times New Roman" w:cs="Times New Roman"/>
          <w:color w:val="222222"/>
          <w:sz w:val="24"/>
          <w:szCs w:val="24"/>
        </w:rPr>
        <w:t>my</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17. </w:t>
      </w:r>
      <w:proofErr w:type="gramStart"/>
      <w:r w:rsidRPr="00502B46">
        <w:rPr>
          <w:rFonts w:ascii="Times New Roman" w:eastAsia="Times New Roman" w:hAnsi="Times New Roman" w:cs="Times New Roman"/>
          <w:color w:val="222222"/>
          <w:sz w:val="24"/>
          <w:szCs w:val="24"/>
        </w:rPr>
        <w:t>my</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18. </w:t>
      </w:r>
      <w:proofErr w:type="gramStart"/>
      <w:r w:rsidRPr="00502B46">
        <w:rPr>
          <w:rFonts w:ascii="Times New Roman" w:eastAsia="Times New Roman" w:hAnsi="Times New Roman" w:cs="Times New Roman"/>
          <w:color w:val="222222"/>
          <w:sz w:val="24"/>
          <w:szCs w:val="24"/>
        </w:rPr>
        <w:t>theirs</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19. </w:t>
      </w:r>
      <w:proofErr w:type="gramStart"/>
      <w:r w:rsidRPr="00502B46">
        <w:rPr>
          <w:rFonts w:ascii="Times New Roman" w:eastAsia="Times New Roman" w:hAnsi="Times New Roman" w:cs="Times New Roman"/>
          <w:color w:val="222222"/>
          <w:sz w:val="24"/>
          <w:szCs w:val="24"/>
        </w:rPr>
        <w:t>ours</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20. </w:t>
      </w:r>
      <w:proofErr w:type="gramStart"/>
      <w:r w:rsidRPr="00502B46">
        <w:rPr>
          <w:rFonts w:ascii="Times New Roman" w:eastAsia="Times New Roman" w:hAnsi="Times New Roman" w:cs="Times New Roman"/>
          <w:color w:val="222222"/>
          <w:sz w:val="24"/>
          <w:szCs w:val="24"/>
        </w:rPr>
        <w:t>yours</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proofErr w:type="spellStart"/>
      <w:r w:rsidRPr="00673557">
        <w:rPr>
          <w:rFonts w:ascii="Times New Roman" w:eastAsia="Times New Roman" w:hAnsi="Times New Roman" w:cs="Times New Roman"/>
          <w:b/>
          <w:bCs/>
          <w:color w:val="222222"/>
          <w:sz w:val="24"/>
          <w:szCs w:val="24"/>
        </w:rPr>
        <w:t>Bài</w:t>
      </w:r>
      <w:proofErr w:type="spellEnd"/>
      <w:r w:rsidRPr="00673557">
        <w:rPr>
          <w:rFonts w:ascii="Times New Roman" w:eastAsia="Times New Roman" w:hAnsi="Times New Roman" w:cs="Times New Roman"/>
          <w:b/>
          <w:bCs/>
          <w:color w:val="222222"/>
          <w:sz w:val="24"/>
          <w:szCs w:val="24"/>
        </w:rPr>
        <w:t xml:space="preserve"> 2: </w:t>
      </w:r>
      <w:proofErr w:type="spellStart"/>
      <w:r w:rsidRPr="00673557">
        <w:rPr>
          <w:rFonts w:ascii="Times New Roman" w:eastAsia="Times New Roman" w:hAnsi="Times New Roman" w:cs="Times New Roman"/>
          <w:b/>
          <w:bCs/>
          <w:color w:val="222222"/>
          <w:sz w:val="24"/>
          <w:szCs w:val="24"/>
        </w:rPr>
        <w:t>Điền</w:t>
      </w:r>
      <w:proofErr w:type="spellEnd"/>
      <w:r w:rsidRPr="00673557">
        <w:rPr>
          <w:rFonts w:ascii="Times New Roman" w:eastAsia="Times New Roman" w:hAnsi="Times New Roman" w:cs="Times New Roman"/>
          <w:b/>
          <w:bCs/>
          <w:color w:val="222222"/>
          <w:sz w:val="24"/>
          <w:szCs w:val="24"/>
        </w:rPr>
        <w:t> </w:t>
      </w:r>
      <w:proofErr w:type="spellStart"/>
      <w:r w:rsidRPr="00673557">
        <w:rPr>
          <w:rFonts w:ascii="Times New Roman" w:eastAsia="Times New Roman" w:hAnsi="Times New Roman" w:cs="Times New Roman"/>
          <w:b/>
          <w:bCs/>
          <w:color w:val="222222"/>
          <w:sz w:val="24"/>
          <w:szCs w:val="24"/>
        </w:rPr>
        <w:t>vào</w:t>
      </w:r>
      <w:proofErr w:type="spellEnd"/>
      <w:r w:rsidRPr="00673557">
        <w:rPr>
          <w:rFonts w:ascii="Times New Roman" w:eastAsia="Times New Roman" w:hAnsi="Times New Roman" w:cs="Times New Roman"/>
          <w:b/>
          <w:bCs/>
          <w:color w:val="222222"/>
          <w:sz w:val="24"/>
          <w:szCs w:val="24"/>
        </w:rPr>
        <w:t xml:space="preserve"> </w:t>
      </w:r>
      <w:proofErr w:type="spellStart"/>
      <w:r w:rsidRPr="00673557">
        <w:rPr>
          <w:rFonts w:ascii="Times New Roman" w:eastAsia="Times New Roman" w:hAnsi="Times New Roman" w:cs="Times New Roman"/>
          <w:b/>
          <w:bCs/>
          <w:color w:val="222222"/>
          <w:sz w:val="24"/>
          <w:szCs w:val="24"/>
        </w:rPr>
        <w:t>chỗ</w:t>
      </w:r>
      <w:proofErr w:type="spellEnd"/>
      <w:r w:rsidRPr="00673557">
        <w:rPr>
          <w:rFonts w:ascii="Times New Roman" w:eastAsia="Times New Roman" w:hAnsi="Times New Roman" w:cs="Times New Roman"/>
          <w:b/>
          <w:bCs/>
          <w:color w:val="222222"/>
          <w:sz w:val="24"/>
          <w:szCs w:val="24"/>
        </w:rPr>
        <w:t xml:space="preserve"> </w:t>
      </w:r>
      <w:proofErr w:type="spellStart"/>
      <w:r w:rsidRPr="00673557">
        <w:rPr>
          <w:rFonts w:ascii="Times New Roman" w:eastAsia="Times New Roman" w:hAnsi="Times New Roman" w:cs="Times New Roman"/>
          <w:b/>
          <w:bCs/>
          <w:color w:val="222222"/>
          <w:sz w:val="24"/>
          <w:szCs w:val="24"/>
        </w:rPr>
        <w:t>trống</w:t>
      </w:r>
      <w:proofErr w:type="spellEnd"/>
      <w:r w:rsidRPr="00673557">
        <w:rPr>
          <w:rFonts w:ascii="Times New Roman" w:eastAsia="Times New Roman" w:hAnsi="Times New Roman" w:cs="Times New Roman"/>
          <w:b/>
          <w:bCs/>
          <w:color w:val="222222"/>
          <w:sz w:val="24"/>
          <w:szCs w:val="24"/>
        </w:rPr>
        <w:t>.</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 This book is (you) ____.</w:t>
      </w:r>
      <w:r w:rsidR="00731051" w:rsidRPr="00673557">
        <w:rPr>
          <w:rFonts w:ascii="Times New Roman" w:eastAsia="Times New Roman" w:hAnsi="Times New Roman" w:cs="Times New Roman"/>
          <w:color w:val="222222"/>
          <w:sz w:val="24"/>
          <w:szCs w:val="24"/>
        </w:rPr>
        <w:t xml:space="preserve"> </w:t>
      </w:r>
      <w:proofErr w:type="gramStart"/>
      <w:r w:rsidR="00731051" w:rsidRPr="00673557">
        <w:rPr>
          <w:rFonts w:ascii="Times New Roman" w:eastAsia="Times New Roman" w:hAnsi="Times New Roman" w:cs="Times New Roman"/>
          <w:color w:val="222222"/>
          <w:sz w:val="24"/>
          <w:szCs w:val="24"/>
        </w:rPr>
        <w:t>yours</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2. The ball is (I) ____.</w:t>
      </w:r>
      <w:r w:rsidR="00731051" w:rsidRPr="00673557">
        <w:rPr>
          <w:rFonts w:ascii="Times New Roman" w:eastAsia="Times New Roman" w:hAnsi="Times New Roman" w:cs="Times New Roman"/>
          <w:color w:val="222222"/>
          <w:sz w:val="24"/>
          <w:szCs w:val="24"/>
        </w:rPr>
        <w:t xml:space="preserve"> </w:t>
      </w:r>
      <w:proofErr w:type="gramStart"/>
      <w:r w:rsidR="00731051" w:rsidRPr="00673557">
        <w:rPr>
          <w:rFonts w:ascii="Times New Roman" w:eastAsia="Times New Roman" w:hAnsi="Times New Roman" w:cs="Times New Roman"/>
          <w:color w:val="222222"/>
          <w:sz w:val="24"/>
          <w:szCs w:val="24"/>
        </w:rPr>
        <w:t>mine</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lastRenderedPageBreak/>
        <w:t>3. The blue car is (we) ____.</w:t>
      </w:r>
      <w:r w:rsidR="00731051" w:rsidRPr="00673557">
        <w:rPr>
          <w:rFonts w:ascii="Times New Roman" w:eastAsia="Times New Roman" w:hAnsi="Times New Roman" w:cs="Times New Roman"/>
          <w:color w:val="222222"/>
          <w:sz w:val="24"/>
          <w:szCs w:val="24"/>
        </w:rPr>
        <w:t xml:space="preserve"> </w:t>
      </w:r>
      <w:proofErr w:type="gramStart"/>
      <w:r w:rsidR="00731051" w:rsidRPr="00673557">
        <w:rPr>
          <w:rFonts w:ascii="Times New Roman" w:eastAsia="Times New Roman" w:hAnsi="Times New Roman" w:cs="Times New Roman"/>
          <w:color w:val="222222"/>
          <w:sz w:val="24"/>
          <w:szCs w:val="24"/>
        </w:rPr>
        <w:t>ours</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4. The ring is (she) ____.</w:t>
      </w:r>
      <w:r w:rsidR="00731051" w:rsidRPr="00673557">
        <w:rPr>
          <w:rFonts w:ascii="Times New Roman" w:eastAsia="Times New Roman" w:hAnsi="Times New Roman" w:cs="Times New Roman"/>
          <w:color w:val="222222"/>
          <w:sz w:val="24"/>
          <w:szCs w:val="24"/>
        </w:rPr>
        <w:t xml:space="preserve"> Hers</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5. We met Paul and Jane last night. This house is (they) ____.</w:t>
      </w:r>
      <w:r w:rsidR="00AD7273" w:rsidRPr="00673557">
        <w:rPr>
          <w:rFonts w:ascii="Times New Roman" w:eastAsia="Times New Roman" w:hAnsi="Times New Roman" w:cs="Times New Roman"/>
          <w:color w:val="222222"/>
          <w:sz w:val="24"/>
          <w:szCs w:val="24"/>
        </w:rPr>
        <w:t xml:space="preserve"> </w:t>
      </w:r>
      <w:proofErr w:type="gramStart"/>
      <w:r w:rsidR="00AD7273" w:rsidRPr="00673557">
        <w:rPr>
          <w:rFonts w:ascii="Times New Roman" w:eastAsia="Times New Roman" w:hAnsi="Times New Roman" w:cs="Times New Roman"/>
          <w:color w:val="222222"/>
          <w:sz w:val="24"/>
          <w:szCs w:val="24"/>
        </w:rPr>
        <w:t>theirs</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6. The luggage is (he) ____.</w:t>
      </w:r>
      <w:r w:rsidR="00AD7273" w:rsidRPr="00673557">
        <w:rPr>
          <w:rFonts w:ascii="Times New Roman" w:eastAsia="Times New Roman" w:hAnsi="Times New Roman" w:cs="Times New Roman"/>
          <w:color w:val="222222"/>
          <w:sz w:val="24"/>
          <w:szCs w:val="24"/>
        </w:rPr>
        <w:t xml:space="preserve">  Hers</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7. The pictures are (she) ____.</w:t>
      </w:r>
      <w:r w:rsidR="00AD7273" w:rsidRPr="00673557">
        <w:rPr>
          <w:rFonts w:ascii="Times New Roman" w:eastAsia="Times New Roman" w:hAnsi="Times New Roman" w:cs="Times New Roman"/>
          <w:color w:val="222222"/>
          <w:sz w:val="24"/>
          <w:szCs w:val="24"/>
        </w:rPr>
        <w:t xml:space="preserve"> Hers</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8. In our garden is a bird. The nest is (it) ____.</w:t>
      </w:r>
      <w:r w:rsidR="00AD7273" w:rsidRPr="00673557">
        <w:rPr>
          <w:rFonts w:ascii="Times New Roman" w:eastAsia="Times New Roman" w:hAnsi="Times New Roman" w:cs="Times New Roman"/>
          <w:color w:val="222222"/>
          <w:sz w:val="24"/>
          <w:szCs w:val="24"/>
        </w:rPr>
        <w:t xml:space="preserve"> </w:t>
      </w:r>
      <w:proofErr w:type="gramStart"/>
      <w:r w:rsidR="00AD7273" w:rsidRPr="00673557">
        <w:rPr>
          <w:rFonts w:ascii="Times New Roman" w:eastAsia="Times New Roman" w:hAnsi="Times New Roman" w:cs="Times New Roman"/>
          <w:color w:val="222222"/>
          <w:sz w:val="24"/>
          <w:szCs w:val="24"/>
        </w:rPr>
        <w:t>its</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9. This cat is (we) ____.</w:t>
      </w:r>
      <w:r w:rsidR="00AD7273" w:rsidRPr="00673557">
        <w:rPr>
          <w:rFonts w:ascii="Times New Roman" w:eastAsia="Times New Roman" w:hAnsi="Times New Roman" w:cs="Times New Roman"/>
          <w:color w:val="222222"/>
          <w:sz w:val="24"/>
          <w:szCs w:val="24"/>
        </w:rPr>
        <w:t xml:space="preserve"> </w:t>
      </w:r>
      <w:proofErr w:type="gramStart"/>
      <w:r w:rsidR="00AD7273" w:rsidRPr="00673557">
        <w:rPr>
          <w:rFonts w:ascii="Times New Roman" w:eastAsia="Times New Roman" w:hAnsi="Times New Roman" w:cs="Times New Roman"/>
          <w:color w:val="222222"/>
          <w:sz w:val="24"/>
          <w:szCs w:val="24"/>
        </w:rPr>
        <w:t>ours</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This was not my fault. It was (you) ____.</w:t>
      </w:r>
      <w:r w:rsidR="00AD7273" w:rsidRPr="00673557">
        <w:rPr>
          <w:rFonts w:ascii="Times New Roman" w:eastAsia="Times New Roman" w:hAnsi="Times New Roman" w:cs="Times New Roman"/>
          <w:color w:val="222222"/>
          <w:sz w:val="24"/>
          <w:szCs w:val="24"/>
        </w:rPr>
        <w:t xml:space="preserve"> </w:t>
      </w:r>
      <w:proofErr w:type="gramStart"/>
      <w:r w:rsidR="00AD7273" w:rsidRPr="00673557">
        <w:rPr>
          <w:rFonts w:ascii="Times New Roman" w:eastAsia="Times New Roman" w:hAnsi="Times New Roman" w:cs="Times New Roman"/>
          <w:color w:val="222222"/>
          <w:sz w:val="24"/>
          <w:szCs w:val="24"/>
        </w:rPr>
        <w:t>yours</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proofErr w:type="spellStart"/>
      <w:r w:rsidRPr="00673557">
        <w:rPr>
          <w:rFonts w:ascii="Times New Roman" w:eastAsia="Times New Roman" w:hAnsi="Times New Roman" w:cs="Times New Roman"/>
          <w:b/>
          <w:bCs/>
          <w:color w:val="222222"/>
          <w:sz w:val="24"/>
          <w:szCs w:val="24"/>
        </w:rPr>
        <w:t>Đáp</w:t>
      </w:r>
      <w:proofErr w:type="spellEnd"/>
      <w:r w:rsidRPr="00673557">
        <w:rPr>
          <w:rFonts w:ascii="Times New Roman" w:eastAsia="Times New Roman" w:hAnsi="Times New Roman" w:cs="Times New Roman"/>
          <w:b/>
          <w:bCs/>
          <w:color w:val="222222"/>
          <w:sz w:val="24"/>
          <w:szCs w:val="24"/>
        </w:rPr>
        <w:t xml:space="preserve"> </w:t>
      </w:r>
      <w:proofErr w:type="spellStart"/>
      <w:r w:rsidRPr="00673557">
        <w:rPr>
          <w:rFonts w:ascii="Times New Roman" w:eastAsia="Times New Roman" w:hAnsi="Times New Roman" w:cs="Times New Roman"/>
          <w:b/>
          <w:bCs/>
          <w:color w:val="222222"/>
          <w:sz w:val="24"/>
          <w:szCs w:val="24"/>
        </w:rPr>
        <w:t>án</w:t>
      </w:r>
      <w:proofErr w:type="spellEnd"/>
      <w:r w:rsidRPr="00673557">
        <w:rPr>
          <w:rFonts w:ascii="Times New Roman" w:eastAsia="Times New Roman" w:hAnsi="Times New Roman" w:cs="Times New Roman"/>
          <w:b/>
          <w:bCs/>
          <w:color w:val="222222"/>
          <w:sz w:val="24"/>
          <w:szCs w:val="24"/>
        </w:rPr>
        <w:t>:</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 This book is yours.</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2. The ball is mine.</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3. The blue car is ours.</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4. The ring is hers.</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5. We met Paul and Jane last night. This house is theirs.</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6. The luggage is his.</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7. The pictures are hers.</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8. In our garden is a bird. The nest is its.</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9. This cat is ours.</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10. This was not my fault. It was yours.</w:t>
      </w:r>
    </w:p>
    <w:p w:rsidR="00673557" w:rsidRPr="00673557" w:rsidRDefault="00673557" w:rsidP="00673557">
      <w:pPr>
        <w:shd w:val="clear" w:color="auto" w:fill="FFFFFF"/>
        <w:spacing w:after="0" w:line="240" w:lineRule="auto"/>
        <w:jc w:val="both"/>
        <w:rPr>
          <w:rFonts w:ascii="Times New Roman" w:eastAsia="Times New Roman" w:hAnsi="Times New Roman" w:cs="Times New Roman"/>
          <w:sz w:val="24"/>
          <w:szCs w:val="24"/>
        </w:rPr>
      </w:pPr>
      <w:r w:rsidRPr="00673557">
        <w:rPr>
          <w:rFonts w:ascii="Times New Roman" w:eastAsia="Times New Roman" w:hAnsi="Times New Roman" w:cs="Times New Roman"/>
          <w:b/>
          <w:bCs/>
          <w:sz w:val="24"/>
          <w:szCs w:val="24"/>
          <w:bdr w:val="none" w:sz="0" w:space="0" w:color="auto" w:frame="1"/>
        </w:rPr>
        <w:t>Exercise 1: Complete the sentences. Use the correct possessive adjective or possessive pronoun</w:t>
      </w:r>
    </w:p>
    <w:p w:rsidR="00673557" w:rsidRPr="00673557" w:rsidRDefault="00673557" w:rsidP="00673557">
      <w:pPr>
        <w:shd w:val="clear" w:color="auto" w:fill="FFFFFF"/>
        <w:spacing w:after="0" w:line="240" w:lineRule="auto"/>
        <w:jc w:val="both"/>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1. I’ve got a watch. This is _______ watch.</w:t>
      </w:r>
      <w:r>
        <w:rPr>
          <w:rFonts w:ascii="Times New Roman" w:eastAsia="Times New Roman" w:hAnsi="Times New Roman" w:cs="Times New Roman"/>
          <w:sz w:val="24"/>
          <w:szCs w:val="24"/>
        </w:rPr>
        <w:t xml:space="preserve"> -&gt; </w:t>
      </w:r>
      <w:proofErr w:type="spellStart"/>
      <w:r>
        <w:rPr>
          <w:rFonts w:ascii="Times New Roman" w:eastAsia="Times New Roman" w:hAnsi="Times New Roman" w:cs="Times New Roman"/>
          <w:sz w:val="24"/>
          <w:szCs w:val="24"/>
        </w:rPr>
        <w:t>tobe</w:t>
      </w:r>
      <w:proofErr w:type="spellEnd"/>
      <w:r>
        <w:rPr>
          <w:rFonts w:ascii="Times New Roman" w:eastAsia="Times New Roman" w:hAnsi="Times New Roman" w:cs="Times New Roman"/>
          <w:sz w:val="24"/>
          <w:szCs w:val="24"/>
        </w:rPr>
        <w:t xml:space="preserve"> </w:t>
      </w:r>
      <w:bookmarkStart w:id="0" w:name="_GoBack"/>
      <w:bookmarkEnd w:id="0"/>
    </w:p>
    <w:p w:rsidR="00673557" w:rsidRPr="00673557" w:rsidRDefault="00673557" w:rsidP="00673557">
      <w:pPr>
        <w:shd w:val="clear" w:color="auto" w:fill="FFFFFF"/>
        <w:spacing w:after="0" w:line="240" w:lineRule="auto"/>
        <w:jc w:val="both"/>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2. My friends and I have got sweets. The sweets are _______.</w:t>
      </w:r>
    </w:p>
    <w:p w:rsidR="00673557" w:rsidRPr="00673557" w:rsidRDefault="00673557" w:rsidP="00673557">
      <w:pPr>
        <w:shd w:val="clear" w:color="auto" w:fill="FFFFFF"/>
        <w:spacing w:after="0" w:line="240" w:lineRule="auto"/>
        <w:jc w:val="both"/>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3. Mum has got a new bag. That’s _______ bag.</w:t>
      </w:r>
    </w:p>
    <w:p w:rsidR="00673557" w:rsidRPr="00673557" w:rsidRDefault="00673557" w:rsidP="00673557">
      <w:pPr>
        <w:shd w:val="clear" w:color="auto" w:fill="FFFFFF"/>
        <w:spacing w:after="0" w:line="240" w:lineRule="auto"/>
        <w:jc w:val="both"/>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4. Peter has got a kite. The kite is _________.</w:t>
      </w:r>
    </w:p>
    <w:p w:rsidR="00673557" w:rsidRPr="00673557" w:rsidRDefault="00673557" w:rsidP="00673557">
      <w:pPr>
        <w:shd w:val="clear" w:color="auto" w:fill="FFFFFF"/>
        <w:spacing w:after="0" w:line="240" w:lineRule="auto"/>
        <w:jc w:val="both"/>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5. My brothers have got kites. The bikes are __________.</w:t>
      </w:r>
    </w:p>
    <w:p w:rsidR="00673557" w:rsidRPr="00673557" w:rsidRDefault="00673557" w:rsidP="00673557">
      <w:pPr>
        <w:shd w:val="clear" w:color="auto" w:fill="FFFFFF"/>
        <w:spacing w:after="0" w:line="240" w:lineRule="auto"/>
        <w:jc w:val="both"/>
        <w:rPr>
          <w:ins w:id="1" w:author="Unknown"/>
          <w:rFonts w:ascii="Times New Roman" w:eastAsia="Times New Roman" w:hAnsi="Times New Roman" w:cs="Times New Roman"/>
          <w:sz w:val="24"/>
          <w:szCs w:val="24"/>
        </w:rPr>
      </w:pPr>
      <w:ins w:id="2" w:author="Unknown">
        <w:r w:rsidRPr="00673557">
          <w:rPr>
            <w:rFonts w:ascii="Times New Roman" w:eastAsia="Times New Roman" w:hAnsi="Times New Roman" w:cs="Times New Roman"/>
            <w:sz w:val="24"/>
            <w:szCs w:val="24"/>
          </w:rPr>
          <w:t>6. Karen has got a dog. That’s ______ dog.</w:t>
        </w:r>
      </w:ins>
    </w:p>
    <w:p w:rsidR="00673557" w:rsidRPr="00673557" w:rsidRDefault="00673557" w:rsidP="00673557">
      <w:pPr>
        <w:shd w:val="clear" w:color="auto" w:fill="FFFFFF"/>
        <w:spacing w:after="0" w:line="240" w:lineRule="auto"/>
        <w:rPr>
          <w:ins w:id="3" w:author="Unknown"/>
          <w:rFonts w:ascii="Times New Roman" w:eastAsia="Times New Roman" w:hAnsi="Times New Roman" w:cs="Times New Roman"/>
          <w:sz w:val="24"/>
          <w:szCs w:val="24"/>
        </w:rPr>
      </w:pPr>
      <w:ins w:id="4" w:author="Unknown">
        <w:r w:rsidRPr="00673557">
          <w:rPr>
            <w:rFonts w:ascii="Times New Roman" w:eastAsia="Times New Roman" w:hAnsi="Times New Roman" w:cs="Times New Roman"/>
            <w:sz w:val="24"/>
            <w:szCs w:val="24"/>
          </w:rPr>
          <w:lastRenderedPageBreak/>
          <w:t>7. She has a new cat. It is __________.</w:t>
        </w:r>
      </w:ins>
    </w:p>
    <w:p w:rsidR="00673557" w:rsidRPr="00673557" w:rsidRDefault="00673557" w:rsidP="00673557">
      <w:pPr>
        <w:shd w:val="clear" w:color="auto" w:fill="FFFFFF"/>
        <w:spacing w:after="0" w:line="240" w:lineRule="auto"/>
        <w:rPr>
          <w:ins w:id="5" w:author="Unknown"/>
          <w:rFonts w:ascii="Times New Roman" w:eastAsia="Times New Roman" w:hAnsi="Times New Roman" w:cs="Times New Roman"/>
          <w:sz w:val="24"/>
          <w:szCs w:val="24"/>
        </w:rPr>
      </w:pPr>
      <w:ins w:id="6" w:author="Unknown">
        <w:r w:rsidRPr="00673557">
          <w:rPr>
            <w:rFonts w:ascii="Times New Roman" w:eastAsia="Times New Roman" w:hAnsi="Times New Roman" w:cs="Times New Roman"/>
            <w:sz w:val="24"/>
            <w:szCs w:val="24"/>
          </w:rPr>
          <w:t>8. You have a new toy. It is __________.</w:t>
        </w:r>
      </w:ins>
    </w:p>
    <w:p w:rsidR="00673557" w:rsidRPr="00673557" w:rsidRDefault="00673557" w:rsidP="00673557">
      <w:pPr>
        <w:shd w:val="clear" w:color="auto" w:fill="FFFFFF"/>
        <w:spacing w:after="0" w:line="240" w:lineRule="auto"/>
        <w:rPr>
          <w:ins w:id="7" w:author="Unknown"/>
          <w:rFonts w:ascii="Times New Roman" w:eastAsia="Times New Roman" w:hAnsi="Times New Roman" w:cs="Times New Roman"/>
          <w:sz w:val="24"/>
          <w:szCs w:val="24"/>
        </w:rPr>
      </w:pPr>
      <w:ins w:id="8" w:author="Unknown">
        <w:r w:rsidRPr="00673557">
          <w:rPr>
            <w:rFonts w:ascii="Times New Roman" w:eastAsia="Times New Roman" w:hAnsi="Times New Roman" w:cs="Times New Roman"/>
            <w:sz w:val="24"/>
            <w:szCs w:val="24"/>
          </w:rPr>
          <w:t>9. The coat belongs to me. It is __________.</w:t>
        </w:r>
      </w:ins>
    </w:p>
    <w:p w:rsidR="00673557" w:rsidRPr="00673557" w:rsidRDefault="00673557" w:rsidP="00673557">
      <w:pPr>
        <w:shd w:val="clear" w:color="auto" w:fill="FFFFFF"/>
        <w:spacing w:after="0" w:line="240" w:lineRule="auto"/>
        <w:rPr>
          <w:ins w:id="9" w:author="Unknown"/>
          <w:rFonts w:ascii="Times New Roman" w:eastAsia="Times New Roman" w:hAnsi="Times New Roman" w:cs="Times New Roman"/>
          <w:sz w:val="24"/>
          <w:szCs w:val="24"/>
        </w:rPr>
      </w:pPr>
      <w:ins w:id="10" w:author="Unknown">
        <w:r w:rsidRPr="00673557">
          <w:rPr>
            <w:rFonts w:ascii="Times New Roman" w:eastAsia="Times New Roman" w:hAnsi="Times New Roman" w:cs="Times New Roman"/>
            <w:sz w:val="24"/>
            <w:szCs w:val="24"/>
          </w:rPr>
          <w:t>10. The chair belongs to Mary. It is __________</w:t>
        </w:r>
      </w:ins>
    </w:p>
    <w:p w:rsidR="00673557" w:rsidRPr="00673557" w:rsidRDefault="00673557" w:rsidP="00673557">
      <w:pPr>
        <w:shd w:val="clear" w:color="auto" w:fill="FFFFFF"/>
        <w:spacing w:after="0" w:line="240" w:lineRule="auto"/>
        <w:rPr>
          <w:ins w:id="11" w:author="Unknown"/>
          <w:rFonts w:ascii="Times New Roman" w:eastAsia="Times New Roman" w:hAnsi="Times New Roman" w:cs="Times New Roman"/>
          <w:sz w:val="24"/>
          <w:szCs w:val="24"/>
        </w:rPr>
      </w:pPr>
      <w:ins w:id="12" w:author="Unknown">
        <w:r w:rsidRPr="00673557">
          <w:rPr>
            <w:rFonts w:ascii="Times New Roman" w:eastAsia="Times New Roman" w:hAnsi="Times New Roman" w:cs="Times New Roman"/>
            <w:sz w:val="24"/>
            <w:szCs w:val="24"/>
          </w:rPr>
          <w:t>11. I have a new book. It is __________.</w:t>
        </w:r>
      </w:ins>
    </w:p>
    <w:p w:rsidR="00673557" w:rsidRPr="00673557" w:rsidRDefault="00673557" w:rsidP="00673557">
      <w:pPr>
        <w:shd w:val="clear" w:color="auto" w:fill="FFFFFF"/>
        <w:spacing w:after="0" w:line="240" w:lineRule="auto"/>
        <w:rPr>
          <w:ins w:id="13" w:author="Unknown"/>
          <w:rFonts w:ascii="Times New Roman" w:eastAsia="Times New Roman" w:hAnsi="Times New Roman" w:cs="Times New Roman"/>
          <w:sz w:val="24"/>
          <w:szCs w:val="24"/>
        </w:rPr>
      </w:pPr>
      <w:ins w:id="14" w:author="Unknown">
        <w:r w:rsidRPr="00673557">
          <w:rPr>
            <w:rFonts w:ascii="Times New Roman" w:eastAsia="Times New Roman" w:hAnsi="Times New Roman" w:cs="Times New Roman"/>
            <w:sz w:val="24"/>
            <w:szCs w:val="24"/>
          </w:rPr>
          <w:t>12. They have new pillows. It is __________.</w:t>
        </w:r>
      </w:ins>
    </w:p>
    <w:p w:rsidR="00673557" w:rsidRPr="00673557" w:rsidRDefault="00673557" w:rsidP="00673557">
      <w:pPr>
        <w:shd w:val="clear" w:color="auto" w:fill="FFFFFF"/>
        <w:spacing w:after="0" w:line="240" w:lineRule="auto"/>
        <w:rPr>
          <w:ins w:id="15" w:author="Unknown"/>
          <w:rFonts w:ascii="Times New Roman" w:eastAsia="Times New Roman" w:hAnsi="Times New Roman" w:cs="Times New Roman"/>
          <w:sz w:val="24"/>
          <w:szCs w:val="24"/>
        </w:rPr>
      </w:pPr>
      <w:ins w:id="16" w:author="Unknown">
        <w:r w:rsidRPr="00673557">
          <w:rPr>
            <w:rFonts w:ascii="Times New Roman" w:eastAsia="Times New Roman" w:hAnsi="Times New Roman" w:cs="Times New Roman"/>
            <w:sz w:val="24"/>
            <w:szCs w:val="24"/>
          </w:rPr>
          <w:t>13. We have new shoes. They are __________.</w:t>
        </w:r>
      </w:ins>
    </w:p>
    <w:p w:rsidR="00673557" w:rsidRPr="00673557" w:rsidRDefault="00673557" w:rsidP="00673557">
      <w:pPr>
        <w:shd w:val="clear" w:color="auto" w:fill="FFFFFF"/>
        <w:spacing w:after="0" w:line="240" w:lineRule="auto"/>
        <w:jc w:val="both"/>
        <w:rPr>
          <w:ins w:id="17" w:author="Unknown"/>
          <w:rFonts w:ascii="Times New Roman" w:eastAsia="Times New Roman" w:hAnsi="Times New Roman" w:cs="Times New Roman"/>
          <w:sz w:val="24"/>
          <w:szCs w:val="24"/>
        </w:rPr>
      </w:pPr>
      <w:ins w:id="18" w:author="Unknown">
        <w:r w:rsidRPr="00673557">
          <w:rPr>
            <w:rFonts w:ascii="Times New Roman" w:eastAsia="Times New Roman" w:hAnsi="Times New Roman" w:cs="Times New Roman"/>
            <w:b/>
            <w:bCs/>
            <w:sz w:val="24"/>
            <w:szCs w:val="24"/>
            <w:bdr w:val="none" w:sz="0" w:space="0" w:color="auto" w:frame="1"/>
          </w:rPr>
          <w:t>Exercise 2: Choose the correct item</w:t>
        </w:r>
      </w:ins>
    </w:p>
    <w:p w:rsidR="00673557" w:rsidRPr="00673557" w:rsidRDefault="00673557" w:rsidP="00673557">
      <w:pPr>
        <w:shd w:val="clear" w:color="auto" w:fill="FFFFFF"/>
        <w:spacing w:after="0" w:line="240" w:lineRule="auto"/>
        <w:jc w:val="both"/>
        <w:rPr>
          <w:ins w:id="19" w:author="Unknown"/>
          <w:rFonts w:ascii="Times New Roman" w:eastAsia="Times New Roman" w:hAnsi="Times New Roman" w:cs="Times New Roman"/>
          <w:sz w:val="24"/>
          <w:szCs w:val="24"/>
        </w:rPr>
      </w:pPr>
      <w:ins w:id="20" w:author="Unknown">
        <w:r w:rsidRPr="00673557">
          <w:rPr>
            <w:rFonts w:ascii="Times New Roman" w:eastAsia="Times New Roman" w:hAnsi="Times New Roman" w:cs="Times New Roman"/>
            <w:sz w:val="24"/>
            <w:szCs w:val="24"/>
          </w:rPr>
          <w:t>1. This isn’t her skirt. ________ is blue.</w:t>
        </w:r>
      </w:ins>
    </w:p>
    <w:p w:rsidR="00673557" w:rsidRPr="00673557" w:rsidRDefault="00673557" w:rsidP="00673557">
      <w:pPr>
        <w:shd w:val="clear" w:color="auto" w:fill="FFFFFF"/>
        <w:spacing w:after="0" w:line="240" w:lineRule="auto"/>
        <w:jc w:val="both"/>
        <w:rPr>
          <w:ins w:id="21" w:author="Unknown"/>
          <w:rFonts w:ascii="Times New Roman" w:eastAsia="Times New Roman" w:hAnsi="Times New Roman" w:cs="Times New Roman"/>
          <w:sz w:val="24"/>
          <w:szCs w:val="24"/>
        </w:rPr>
      </w:pPr>
      <w:ins w:id="22" w:author="Unknown">
        <w:r w:rsidRPr="00673557">
          <w:rPr>
            <w:rFonts w:ascii="Times New Roman" w:eastAsia="Times New Roman" w:hAnsi="Times New Roman" w:cs="Times New Roman"/>
            <w:sz w:val="24"/>
            <w:szCs w:val="24"/>
          </w:rPr>
          <w:t>A. Hers</w:t>
        </w:r>
      </w:ins>
    </w:p>
    <w:p w:rsidR="00673557" w:rsidRPr="00673557" w:rsidRDefault="00673557" w:rsidP="00673557">
      <w:pPr>
        <w:shd w:val="clear" w:color="auto" w:fill="FFFFFF"/>
        <w:spacing w:after="0" w:line="240" w:lineRule="auto"/>
        <w:jc w:val="both"/>
        <w:rPr>
          <w:ins w:id="23" w:author="Unknown"/>
          <w:rFonts w:ascii="Times New Roman" w:eastAsia="Times New Roman" w:hAnsi="Times New Roman" w:cs="Times New Roman"/>
          <w:sz w:val="24"/>
          <w:szCs w:val="24"/>
        </w:rPr>
      </w:pPr>
      <w:ins w:id="24" w:author="Unknown">
        <w:r w:rsidRPr="00673557">
          <w:rPr>
            <w:rFonts w:ascii="Times New Roman" w:eastAsia="Times New Roman" w:hAnsi="Times New Roman" w:cs="Times New Roman"/>
            <w:sz w:val="24"/>
            <w:szCs w:val="24"/>
          </w:rPr>
          <w:t>B. Her</w:t>
        </w:r>
      </w:ins>
    </w:p>
    <w:p w:rsidR="00673557" w:rsidRPr="00673557" w:rsidRDefault="00673557" w:rsidP="00673557">
      <w:pPr>
        <w:shd w:val="clear" w:color="auto" w:fill="FFFFFF"/>
        <w:spacing w:after="0" w:line="240" w:lineRule="auto"/>
        <w:jc w:val="both"/>
        <w:rPr>
          <w:ins w:id="25" w:author="Unknown"/>
          <w:rFonts w:ascii="Times New Roman" w:eastAsia="Times New Roman" w:hAnsi="Times New Roman" w:cs="Times New Roman"/>
          <w:sz w:val="24"/>
          <w:szCs w:val="24"/>
        </w:rPr>
      </w:pPr>
      <w:ins w:id="26" w:author="Unknown">
        <w:r w:rsidRPr="00673557">
          <w:rPr>
            <w:rFonts w:ascii="Times New Roman" w:eastAsia="Times New Roman" w:hAnsi="Times New Roman" w:cs="Times New Roman"/>
            <w:sz w:val="24"/>
            <w:szCs w:val="24"/>
          </w:rPr>
          <w:t>C. She</w:t>
        </w:r>
      </w:ins>
    </w:p>
    <w:p w:rsidR="00673557" w:rsidRPr="00673557" w:rsidRDefault="00673557" w:rsidP="00673557">
      <w:pPr>
        <w:shd w:val="clear" w:color="auto" w:fill="FFFFFF"/>
        <w:spacing w:after="0" w:line="240" w:lineRule="auto"/>
        <w:jc w:val="both"/>
        <w:rPr>
          <w:ins w:id="27" w:author="Unknown"/>
          <w:rFonts w:ascii="Times New Roman" w:eastAsia="Times New Roman" w:hAnsi="Times New Roman" w:cs="Times New Roman"/>
          <w:sz w:val="24"/>
          <w:szCs w:val="24"/>
        </w:rPr>
      </w:pPr>
      <w:ins w:id="28" w:author="Unknown">
        <w:r w:rsidRPr="00673557">
          <w:rPr>
            <w:rFonts w:ascii="Times New Roman" w:eastAsia="Times New Roman" w:hAnsi="Times New Roman" w:cs="Times New Roman"/>
            <w:sz w:val="24"/>
            <w:szCs w:val="24"/>
          </w:rPr>
          <w:t>D. He</w:t>
        </w:r>
      </w:ins>
    </w:p>
    <w:p w:rsidR="00673557" w:rsidRPr="00673557" w:rsidRDefault="00673557" w:rsidP="00673557">
      <w:pPr>
        <w:shd w:val="clear" w:color="auto" w:fill="FFFFFF"/>
        <w:spacing w:after="0" w:line="240" w:lineRule="auto"/>
        <w:jc w:val="both"/>
        <w:rPr>
          <w:ins w:id="29" w:author="Unknown"/>
          <w:rFonts w:ascii="Times New Roman" w:eastAsia="Times New Roman" w:hAnsi="Times New Roman" w:cs="Times New Roman"/>
          <w:sz w:val="24"/>
          <w:szCs w:val="24"/>
        </w:rPr>
      </w:pPr>
      <w:ins w:id="30" w:author="Unknown">
        <w:r w:rsidRPr="00673557">
          <w:rPr>
            <w:rFonts w:ascii="Times New Roman" w:eastAsia="Times New Roman" w:hAnsi="Times New Roman" w:cs="Times New Roman"/>
            <w:sz w:val="24"/>
            <w:szCs w:val="24"/>
          </w:rPr>
          <w:t>2. ______ daughter is a teacher.</w:t>
        </w:r>
      </w:ins>
    </w:p>
    <w:p w:rsidR="00673557" w:rsidRPr="00673557" w:rsidRDefault="00673557" w:rsidP="00673557">
      <w:pPr>
        <w:shd w:val="clear" w:color="auto" w:fill="FFFFFF"/>
        <w:spacing w:after="0" w:line="240" w:lineRule="auto"/>
        <w:jc w:val="both"/>
        <w:rPr>
          <w:ins w:id="31" w:author="Unknown"/>
          <w:rFonts w:ascii="Times New Roman" w:eastAsia="Times New Roman" w:hAnsi="Times New Roman" w:cs="Times New Roman"/>
          <w:sz w:val="24"/>
          <w:szCs w:val="24"/>
        </w:rPr>
      </w:pPr>
      <w:ins w:id="32" w:author="Unknown">
        <w:r w:rsidRPr="00673557">
          <w:rPr>
            <w:rFonts w:ascii="Times New Roman" w:eastAsia="Times New Roman" w:hAnsi="Times New Roman" w:cs="Times New Roman"/>
            <w:sz w:val="24"/>
            <w:szCs w:val="24"/>
          </w:rPr>
          <w:t>A. Our</w:t>
        </w:r>
      </w:ins>
    </w:p>
    <w:p w:rsidR="00673557" w:rsidRPr="00673557" w:rsidRDefault="00673557" w:rsidP="00673557">
      <w:pPr>
        <w:shd w:val="clear" w:color="auto" w:fill="FFFFFF"/>
        <w:spacing w:after="0" w:line="240" w:lineRule="auto"/>
        <w:jc w:val="both"/>
        <w:rPr>
          <w:ins w:id="33" w:author="Unknown"/>
          <w:rFonts w:ascii="Times New Roman" w:eastAsia="Times New Roman" w:hAnsi="Times New Roman" w:cs="Times New Roman"/>
          <w:sz w:val="24"/>
          <w:szCs w:val="24"/>
        </w:rPr>
      </w:pPr>
      <w:ins w:id="34" w:author="Unknown">
        <w:r w:rsidRPr="00673557">
          <w:rPr>
            <w:rFonts w:ascii="Times New Roman" w:eastAsia="Times New Roman" w:hAnsi="Times New Roman" w:cs="Times New Roman"/>
            <w:sz w:val="24"/>
            <w:szCs w:val="24"/>
          </w:rPr>
          <w:t>B. Ours</w:t>
        </w:r>
      </w:ins>
    </w:p>
    <w:p w:rsidR="00673557" w:rsidRPr="00673557" w:rsidRDefault="00673557" w:rsidP="00673557">
      <w:pPr>
        <w:shd w:val="clear" w:color="auto" w:fill="FFFFFF"/>
        <w:spacing w:after="0" w:line="240" w:lineRule="auto"/>
        <w:jc w:val="both"/>
        <w:rPr>
          <w:ins w:id="35" w:author="Unknown"/>
          <w:rFonts w:ascii="Times New Roman" w:eastAsia="Times New Roman" w:hAnsi="Times New Roman" w:cs="Times New Roman"/>
          <w:sz w:val="24"/>
          <w:szCs w:val="24"/>
        </w:rPr>
      </w:pPr>
      <w:ins w:id="36" w:author="Unknown">
        <w:r w:rsidRPr="00673557">
          <w:rPr>
            <w:rFonts w:ascii="Times New Roman" w:eastAsia="Times New Roman" w:hAnsi="Times New Roman" w:cs="Times New Roman"/>
            <w:sz w:val="24"/>
            <w:szCs w:val="24"/>
          </w:rPr>
          <w:t>C. Us</w:t>
        </w:r>
      </w:ins>
    </w:p>
    <w:p w:rsidR="00673557" w:rsidRPr="00673557" w:rsidRDefault="00673557" w:rsidP="00673557">
      <w:pPr>
        <w:shd w:val="clear" w:color="auto" w:fill="FFFFFF"/>
        <w:spacing w:after="0" w:line="240" w:lineRule="auto"/>
        <w:jc w:val="both"/>
        <w:rPr>
          <w:ins w:id="37" w:author="Unknown"/>
          <w:rFonts w:ascii="Times New Roman" w:eastAsia="Times New Roman" w:hAnsi="Times New Roman" w:cs="Times New Roman"/>
          <w:sz w:val="24"/>
          <w:szCs w:val="24"/>
        </w:rPr>
      </w:pPr>
      <w:ins w:id="38" w:author="Unknown">
        <w:r w:rsidRPr="00673557">
          <w:rPr>
            <w:rFonts w:ascii="Times New Roman" w:eastAsia="Times New Roman" w:hAnsi="Times New Roman" w:cs="Times New Roman"/>
            <w:sz w:val="24"/>
            <w:szCs w:val="24"/>
          </w:rPr>
          <w:t>D. We</w:t>
        </w:r>
      </w:ins>
    </w:p>
    <w:p w:rsidR="00673557" w:rsidRPr="00673557" w:rsidRDefault="00673557" w:rsidP="00673557">
      <w:pPr>
        <w:shd w:val="clear" w:color="auto" w:fill="FFFFFF"/>
        <w:spacing w:after="0" w:line="240" w:lineRule="auto"/>
        <w:jc w:val="both"/>
        <w:rPr>
          <w:ins w:id="39" w:author="Unknown"/>
          <w:rFonts w:ascii="Times New Roman" w:eastAsia="Times New Roman" w:hAnsi="Times New Roman" w:cs="Times New Roman"/>
          <w:sz w:val="24"/>
          <w:szCs w:val="24"/>
        </w:rPr>
      </w:pPr>
      <w:ins w:id="40" w:author="Unknown">
        <w:r w:rsidRPr="00673557">
          <w:rPr>
            <w:rFonts w:ascii="Times New Roman" w:eastAsia="Times New Roman" w:hAnsi="Times New Roman" w:cs="Times New Roman"/>
            <w:sz w:val="24"/>
            <w:szCs w:val="24"/>
          </w:rPr>
          <w:t>3. This is my new dress. Look at _____!</w:t>
        </w:r>
      </w:ins>
    </w:p>
    <w:p w:rsidR="00673557" w:rsidRPr="00673557" w:rsidRDefault="00673557" w:rsidP="00673557">
      <w:pPr>
        <w:shd w:val="clear" w:color="auto" w:fill="FFFFFF"/>
        <w:spacing w:after="0" w:line="240" w:lineRule="auto"/>
        <w:jc w:val="both"/>
        <w:rPr>
          <w:ins w:id="41" w:author="Unknown"/>
          <w:rFonts w:ascii="Times New Roman" w:eastAsia="Times New Roman" w:hAnsi="Times New Roman" w:cs="Times New Roman"/>
          <w:sz w:val="24"/>
          <w:szCs w:val="24"/>
        </w:rPr>
      </w:pPr>
      <w:ins w:id="42" w:author="Unknown">
        <w:r w:rsidRPr="00673557">
          <w:rPr>
            <w:rFonts w:ascii="Times New Roman" w:eastAsia="Times New Roman" w:hAnsi="Times New Roman" w:cs="Times New Roman"/>
            <w:sz w:val="24"/>
            <w:szCs w:val="24"/>
          </w:rPr>
          <w:t>A. I</w:t>
        </w:r>
      </w:ins>
    </w:p>
    <w:p w:rsidR="00673557" w:rsidRPr="00673557" w:rsidRDefault="00673557" w:rsidP="00673557">
      <w:pPr>
        <w:shd w:val="clear" w:color="auto" w:fill="FFFFFF"/>
        <w:spacing w:after="0" w:line="240" w:lineRule="auto"/>
        <w:jc w:val="both"/>
        <w:rPr>
          <w:ins w:id="43" w:author="Unknown"/>
          <w:rFonts w:ascii="Times New Roman" w:eastAsia="Times New Roman" w:hAnsi="Times New Roman" w:cs="Times New Roman"/>
          <w:sz w:val="24"/>
          <w:szCs w:val="24"/>
        </w:rPr>
      </w:pPr>
      <w:ins w:id="44" w:author="Unknown">
        <w:r w:rsidRPr="00673557">
          <w:rPr>
            <w:rFonts w:ascii="Times New Roman" w:eastAsia="Times New Roman" w:hAnsi="Times New Roman" w:cs="Times New Roman"/>
            <w:sz w:val="24"/>
            <w:szCs w:val="24"/>
          </w:rPr>
          <w:t>B. mine</w:t>
        </w:r>
      </w:ins>
    </w:p>
    <w:p w:rsidR="00673557" w:rsidRPr="00673557" w:rsidRDefault="00673557" w:rsidP="00673557">
      <w:pPr>
        <w:shd w:val="clear" w:color="auto" w:fill="FFFFFF"/>
        <w:spacing w:after="0" w:line="240" w:lineRule="auto"/>
        <w:jc w:val="both"/>
        <w:rPr>
          <w:ins w:id="45" w:author="Unknown"/>
          <w:rFonts w:ascii="Times New Roman" w:eastAsia="Times New Roman" w:hAnsi="Times New Roman" w:cs="Times New Roman"/>
          <w:sz w:val="24"/>
          <w:szCs w:val="24"/>
        </w:rPr>
      </w:pPr>
      <w:ins w:id="46" w:author="Unknown">
        <w:r w:rsidRPr="00673557">
          <w:rPr>
            <w:rFonts w:ascii="Times New Roman" w:eastAsia="Times New Roman" w:hAnsi="Times New Roman" w:cs="Times New Roman"/>
            <w:sz w:val="24"/>
            <w:szCs w:val="24"/>
          </w:rPr>
          <w:t>C. me</w:t>
        </w:r>
      </w:ins>
    </w:p>
    <w:p w:rsidR="00673557" w:rsidRPr="00673557" w:rsidRDefault="00673557" w:rsidP="00673557">
      <w:pPr>
        <w:shd w:val="clear" w:color="auto" w:fill="FFFFFF"/>
        <w:spacing w:after="0" w:line="240" w:lineRule="auto"/>
        <w:jc w:val="both"/>
        <w:rPr>
          <w:ins w:id="47" w:author="Unknown"/>
          <w:rFonts w:ascii="Times New Roman" w:eastAsia="Times New Roman" w:hAnsi="Times New Roman" w:cs="Times New Roman"/>
          <w:sz w:val="24"/>
          <w:szCs w:val="24"/>
        </w:rPr>
      </w:pPr>
      <w:ins w:id="48" w:author="Unknown">
        <w:r w:rsidRPr="00673557">
          <w:rPr>
            <w:rFonts w:ascii="Times New Roman" w:eastAsia="Times New Roman" w:hAnsi="Times New Roman" w:cs="Times New Roman"/>
            <w:sz w:val="24"/>
            <w:szCs w:val="24"/>
          </w:rPr>
          <w:t>D. my</w:t>
        </w:r>
      </w:ins>
    </w:p>
    <w:p w:rsidR="00673557" w:rsidRPr="00673557" w:rsidRDefault="00673557" w:rsidP="00673557">
      <w:pPr>
        <w:shd w:val="clear" w:color="auto" w:fill="FFFFFF"/>
        <w:spacing w:after="0" w:line="240" w:lineRule="auto"/>
        <w:jc w:val="both"/>
        <w:rPr>
          <w:ins w:id="49" w:author="Unknown"/>
          <w:rFonts w:ascii="Times New Roman" w:eastAsia="Times New Roman" w:hAnsi="Times New Roman" w:cs="Times New Roman"/>
          <w:sz w:val="24"/>
          <w:szCs w:val="24"/>
        </w:rPr>
      </w:pPr>
      <w:ins w:id="50" w:author="Unknown">
        <w:r w:rsidRPr="00673557">
          <w:rPr>
            <w:rFonts w:ascii="Times New Roman" w:eastAsia="Times New Roman" w:hAnsi="Times New Roman" w:cs="Times New Roman"/>
            <w:sz w:val="24"/>
            <w:szCs w:val="24"/>
          </w:rPr>
          <w:t>4. Linda is _______ cousin.</w:t>
        </w:r>
      </w:ins>
    </w:p>
    <w:p w:rsidR="00673557" w:rsidRPr="00673557" w:rsidRDefault="00673557" w:rsidP="00673557">
      <w:pPr>
        <w:shd w:val="clear" w:color="auto" w:fill="FFFFFF"/>
        <w:spacing w:after="0" w:line="240" w:lineRule="auto"/>
        <w:jc w:val="both"/>
        <w:rPr>
          <w:ins w:id="51" w:author="Unknown"/>
          <w:rFonts w:ascii="Times New Roman" w:eastAsia="Times New Roman" w:hAnsi="Times New Roman" w:cs="Times New Roman"/>
          <w:sz w:val="24"/>
          <w:szCs w:val="24"/>
        </w:rPr>
      </w:pPr>
      <w:ins w:id="52" w:author="Unknown">
        <w:r w:rsidRPr="00673557">
          <w:rPr>
            <w:rFonts w:ascii="Times New Roman" w:eastAsia="Times New Roman" w:hAnsi="Times New Roman" w:cs="Times New Roman"/>
            <w:sz w:val="24"/>
            <w:szCs w:val="24"/>
          </w:rPr>
          <w:t>A. him</w:t>
        </w:r>
      </w:ins>
    </w:p>
    <w:p w:rsidR="00673557" w:rsidRPr="00673557" w:rsidRDefault="00673557" w:rsidP="00673557">
      <w:pPr>
        <w:shd w:val="clear" w:color="auto" w:fill="FFFFFF"/>
        <w:spacing w:after="0" w:line="240" w:lineRule="auto"/>
        <w:jc w:val="both"/>
        <w:rPr>
          <w:ins w:id="53" w:author="Unknown"/>
          <w:rFonts w:ascii="Times New Roman" w:eastAsia="Times New Roman" w:hAnsi="Times New Roman" w:cs="Times New Roman"/>
          <w:sz w:val="24"/>
          <w:szCs w:val="24"/>
        </w:rPr>
      </w:pPr>
      <w:ins w:id="54" w:author="Unknown">
        <w:r w:rsidRPr="00673557">
          <w:rPr>
            <w:rFonts w:ascii="Times New Roman" w:eastAsia="Times New Roman" w:hAnsi="Times New Roman" w:cs="Times New Roman"/>
            <w:sz w:val="24"/>
            <w:szCs w:val="24"/>
          </w:rPr>
          <w:t>B. he</w:t>
        </w:r>
      </w:ins>
    </w:p>
    <w:p w:rsidR="00673557" w:rsidRPr="00673557" w:rsidRDefault="00673557" w:rsidP="00673557">
      <w:pPr>
        <w:shd w:val="clear" w:color="auto" w:fill="FFFFFF"/>
        <w:spacing w:after="0" w:line="240" w:lineRule="auto"/>
        <w:jc w:val="both"/>
        <w:rPr>
          <w:ins w:id="55" w:author="Unknown"/>
          <w:rFonts w:ascii="Times New Roman" w:eastAsia="Times New Roman" w:hAnsi="Times New Roman" w:cs="Times New Roman"/>
          <w:sz w:val="24"/>
          <w:szCs w:val="24"/>
        </w:rPr>
      </w:pPr>
      <w:ins w:id="56" w:author="Unknown">
        <w:r w:rsidRPr="00673557">
          <w:rPr>
            <w:rFonts w:ascii="Times New Roman" w:eastAsia="Times New Roman" w:hAnsi="Times New Roman" w:cs="Times New Roman"/>
            <w:sz w:val="24"/>
            <w:szCs w:val="24"/>
          </w:rPr>
          <w:t>C. he’s</w:t>
        </w:r>
      </w:ins>
    </w:p>
    <w:p w:rsidR="00673557" w:rsidRPr="00673557" w:rsidRDefault="00673557" w:rsidP="00673557">
      <w:pPr>
        <w:shd w:val="clear" w:color="auto" w:fill="FFFFFF"/>
        <w:spacing w:after="0" w:line="240" w:lineRule="auto"/>
        <w:jc w:val="both"/>
        <w:rPr>
          <w:ins w:id="57" w:author="Unknown"/>
          <w:rFonts w:ascii="Times New Roman" w:eastAsia="Times New Roman" w:hAnsi="Times New Roman" w:cs="Times New Roman"/>
          <w:sz w:val="24"/>
          <w:szCs w:val="24"/>
        </w:rPr>
      </w:pPr>
      <w:ins w:id="58" w:author="Unknown">
        <w:r w:rsidRPr="00673557">
          <w:rPr>
            <w:rFonts w:ascii="Times New Roman" w:eastAsia="Times New Roman" w:hAnsi="Times New Roman" w:cs="Times New Roman"/>
            <w:sz w:val="24"/>
            <w:szCs w:val="24"/>
          </w:rPr>
          <w:t>D. his</w:t>
        </w:r>
      </w:ins>
    </w:p>
    <w:p w:rsidR="00673557" w:rsidRPr="00673557" w:rsidRDefault="00673557" w:rsidP="00673557">
      <w:pPr>
        <w:shd w:val="clear" w:color="auto" w:fill="FFFFFF"/>
        <w:spacing w:after="0" w:line="240" w:lineRule="auto"/>
        <w:jc w:val="both"/>
        <w:rPr>
          <w:ins w:id="59" w:author="Unknown"/>
          <w:rFonts w:ascii="Times New Roman" w:eastAsia="Times New Roman" w:hAnsi="Times New Roman" w:cs="Times New Roman"/>
          <w:sz w:val="24"/>
          <w:szCs w:val="24"/>
        </w:rPr>
      </w:pPr>
      <w:ins w:id="60" w:author="Unknown">
        <w:r w:rsidRPr="00673557">
          <w:rPr>
            <w:rFonts w:ascii="Times New Roman" w:eastAsia="Times New Roman" w:hAnsi="Times New Roman" w:cs="Times New Roman"/>
            <w:sz w:val="24"/>
            <w:szCs w:val="24"/>
          </w:rPr>
          <w:t>5. This craft isn’t mine. It’s _______.</w:t>
        </w:r>
      </w:ins>
    </w:p>
    <w:p w:rsidR="00673557" w:rsidRPr="00673557" w:rsidRDefault="00673557" w:rsidP="00673557">
      <w:pPr>
        <w:shd w:val="clear" w:color="auto" w:fill="FFFFFF"/>
        <w:spacing w:after="0" w:line="240" w:lineRule="auto"/>
        <w:jc w:val="both"/>
        <w:rPr>
          <w:ins w:id="61" w:author="Unknown"/>
          <w:rFonts w:ascii="Times New Roman" w:eastAsia="Times New Roman" w:hAnsi="Times New Roman" w:cs="Times New Roman"/>
          <w:sz w:val="24"/>
          <w:szCs w:val="24"/>
        </w:rPr>
      </w:pPr>
      <w:ins w:id="62" w:author="Unknown">
        <w:r w:rsidRPr="00673557">
          <w:rPr>
            <w:rFonts w:ascii="Times New Roman" w:eastAsia="Times New Roman" w:hAnsi="Times New Roman" w:cs="Times New Roman"/>
            <w:sz w:val="24"/>
            <w:szCs w:val="24"/>
          </w:rPr>
          <w:t>A. Him</w:t>
        </w:r>
      </w:ins>
    </w:p>
    <w:p w:rsidR="00673557" w:rsidRPr="00673557" w:rsidRDefault="00673557" w:rsidP="00673557">
      <w:pPr>
        <w:shd w:val="clear" w:color="auto" w:fill="FFFFFF"/>
        <w:spacing w:after="0" w:line="240" w:lineRule="auto"/>
        <w:jc w:val="both"/>
        <w:rPr>
          <w:ins w:id="63" w:author="Unknown"/>
          <w:rFonts w:ascii="Times New Roman" w:eastAsia="Times New Roman" w:hAnsi="Times New Roman" w:cs="Times New Roman"/>
          <w:sz w:val="24"/>
          <w:szCs w:val="24"/>
        </w:rPr>
      </w:pPr>
      <w:ins w:id="64" w:author="Unknown">
        <w:r w:rsidRPr="00673557">
          <w:rPr>
            <w:rFonts w:ascii="Times New Roman" w:eastAsia="Times New Roman" w:hAnsi="Times New Roman" w:cs="Times New Roman"/>
            <w:sz w:val="24"/>
            <w:szCs w:val="24"/>
          </w:rPr>
          <w:t>B. She</w:t>
        </w:r>
      </w:ins>
    </w:p>
    <w:p w:rsidR="00673557" w:rsidRPr="00673557" w:rsidRDefault="00673557" w:rsidP="00673557">
      <w:pPr>
        <w:shd w:val="clear" w:color="auto" w:fill="FFFFFF"/>
        <w:spacing w:after="0" w:line="240" w:lineRule="auto"/>
        <w:jc w:val="both"/>
        <w:rPr>
          <w:ins w:id="65" w:author="Unknown"/>
          <w:rFonts w:ascii="Times New Roman" w:eastAsia="Times New Roman" w:hAnsi="Times New Roman" w:cs="Times New Roman"/>
          <w:sz w:val="24"/>
          <w:szCs w:val="24"/>
        </w:rPr>
      </w:pPr>
      <w:ins w:id="66" w:author="Unknown">
        <w:r w:rsidRPr="00673557">
          <w:rPr>
            <w:rFonts w:ascii="Times New Roman" w:eastAsia="Times New Roman" w:hAnsi="Times New Roman" w:cs="Times New Roman"/>
            <w:sz w:val="24"/>
            <w:szCs w:val="24"/>
          </w:rPr>
          <w:t>C. Hers</w:t>
        </w:r>
      </w:ins>
    </w:p>
    <w:p w:rsidR="00673557" w:rsidRPr="00673557" w:rsidRDefault="00673557" w:rsidP="00673557">
      <w:pPr>
        <w:shd w:val="clear" w:color="auto" w:fill="FFFFFF"/>
        <w:spacing w:after="0" w:line="240" w:lineRule="auto"/>
        <w:jc w:val="both"/>
        <w:rPr>
          <w:ins w:id="67" w:author="Unknown"/>
          <w:rFonts w:ascii="Times New Roman" w:eastAsia="Times New Roman" w:hAnsi="Times New Roman" w:cs="Times New Roman"/>
          <w:sz w:val="24"/>
          <w:szCs w:val="24"/>
        </w:rPr>
      </w:pPr>
      <w:ins w:id="68" w:author="Unknown">
        <w:r w:rsidRPr="00673557">
          <w:rPr>
            <w:rFonts w:ascii="Times New Roman" w:eastAsia="Times New Roman" w:hAnsi="Times New Roman" w:cs="Times New Roman"/>
            <w:sz w:val="24"/>
            <w:szCs w:val="24"/>
          </w:rPr>
          <w:t>D. Them</w:t>
        </w:r>
      </w:ins>
    </w:p>
    <w:p w:rsidR="00673557" w:rsidRPr="00673557" w:rsidRDefault="00673557" w:rsidP="00673557">
      <w:pPr>
        <w:shd w:val="clear" w:color="auto" w:fill="FFFFFF"/>
        <w:spacing w:after="0" w:line="240" w:lineRule="auto"/>
        <w:jc w:val="both"/>
        <w:rPr>
          <w:ins w:id="69" w:author="Unknown"/>
          <w:rFonts w:ascii="Times New Roman" w:eastAsia="Times New Roman" w:hAnsi="Times New Roman" w:cs="Times New Roman"/>
          <w:sz w:val="24"/>
          <w:szCs w:val="24"/>
        </w:rPr>
      </w:pPr>
      <w:ins w:id="70" w:author="Unknown">
        <w:r w:rsidRPr="00673557">
          <w:rPr>
            <w:rFonts w:ascii="Times New Roman" w:eastAsia="Times New Roman" w:hAnsi="Times New Roman" w:cs="Times New Roman"/>
            <w:b/>
            <w:bCs/>
            <w:sz w:val="24"/>
            <w:szCs w:val="24"/>
            <w:bdr w:val="none" w:sz="0" w:space="0" w:color="auto" w:frame="1"/>
          </w:rPr>
          <w:t>Exercise 3: Circle the correct item</w:t>
        </w:r>
      </w:ins>
    </w:p>
    <w:p w:rsidR="00673557" w:rsidRPr="00673557" w:rsidRDefault="00673557" w:rsidP="00673557">
      <w:pPr>
        <w:shd w:val="clear" w:color="auto" w:fill="FFFFFF"/>
        <w:spacing w:after="0" w:line="240" w:lineRule="auto"/>
        <w:jc w:val="both"/>
        <w:rPr>
          <w:ins w:id="71" w:author="Unknown"/>
          <w:rFonts w:ascii="Times New Roman" w:eastAsia="Times New Roman" w:hAnsi="Times New Roman" w:cs="Times New Roman"/>
          <w:sz w:val="24"/>
          <w:szCs w:val="24"/>
        </w:rPr>
      </w:pPr>
      <w:ins w:id="72" w:author="Unknown">
        <w:r w:rsidRPr="00673557">
          <w:rPr>
            <w:rFonts w:ascii="Times New Roman" w:eastAsia="Times New Roman" w:hAnsi="Times New Roman" w:cs="Times New Roman"/>
            <w:sz w:val="24"/>
            <w:szCs w:val="24"/>
          </w:rPr>
          <w:t>1. Linda is </w:t>
        </w:r>
        <w:r w:rsidRPr="00673557">
          <w:rPr>
            <w:rFonts w:ascii="Times New Roman" w:eastAsia="Times New Roman" w:hAnsi="Times New Roman" w:cs="Times New Roman"/>
            <w:b/>
            <w:bCs/>
            <w:sz w:val="24"/>
            <w:szCs w:val="24"/>
            <w:bdr w:val="none" w:sz="0" w:space="0" w:color="auto" w:frame="1"/>
          </w:rPr>
          <w:t>my/ mine</w:t>
        </w:r>
        <w:r w:rsidRPr="00673557">
          <w:rPr>
            <w:rFonts w:ascii="Times New Roman" w:eastAsia="Times New Roman" w:hAnsi="Times New Roman" w:cs="Times New Roman"/>
            <w:sz w:val="24"/>
            <w:szCs w:val="24"/>
          </w:rPr>
          <w:t> sister</w:t>
        </w:r>
      </w:ins>
    </w:p>
    <w:p w:rsidR="00673557" w:rsidRPr="00673557" w:rsidRDefault="00673557" w:rsidP="00673557">
      <w:pPr>
        <w:shd w:val="clear" w:color="auto" w:fill="FFFFFF"/>
        <w:spacing w:after="0" w:line="240" w:lineRule="auto"/>
        <w:jc w:val="both"/>
        <w:rPr>
          <w:ins w:id="73" w:author="Unknown"/>
          <w:rFonts w:ascii="Times New Roman" w:eastAsia="Times New Roman" w:hAnsi="Times New Roman" w:cs="Times New Roman"/>
          <w:sz w:val="24"/>
          <w:szCs w:val="24"/>
        </w:rPr>
      </w:pPr>
      <w:ins w:id="74" w:author="Unknown">
        <w:r w:rsidRPr="00673557">
          <w:rPr>
            <w:rFonts w:ascii="Times New Roman" w:eastAsia="Times New Roman" w:hAnsi="Times New Roman" w:cs="Times New Roman"/>
            <w:sz w:val="24"/>
            <w:szCs w:val="24"/>
          </w:rPr>
          <w:t>2. Look at </w:t>
        </w:r>
        <w:r w:rsidRPr="00673557">
          <w:rPr>
            <w:rFonts w:ascii="Times New Roman" w:eastAsia="Times New Roman" w:hAnsi="Times New Roman" w:cs="Times New Roman"/>
            <w:b/>
            <w:bCs/>
            <w:sz w:val="24"/>
            <w:szCs w:val="24"/>
            <w:bdr w:val="none" w:sz="0" w:space="0" w:color="auto" w:frame="1"/>
          </w:rPr>
          <w:t>the leaves of the tree/ the tree leaves</w:t>
        </w:r>
      </w:ins>
    </w:p>
    <w:p w:rsidR="00673557" w:rsidRPr="00673557" w:rsidRDefault="00673557" w:rsidP="00673557">
      <w:pPr>
        <w:shd w:val="clear" w:color="auto" w:fill="FFFFFF"/>
        <w:spacing w:after="0" w:line="240" w:lineRule="auto"/>
        <w:jc w:val="both"/>
        <w:rPr>
          <w:ins w:id="75" w:author="Unknown"/>
          <w:rFonts w:ascii="Times New Roman" w:eastAsia="Times New Roman" w:hAnsi="Times New Roman" w:cs="Times New Roman"/>
          <w:sz w:val="24"/>
          <w:szCs w:val="24"/>
        </w:rPr>
      </w:pPr>
      <w:ins w:id="76" w:author="Unknown">
        <w:r w:rsidRPr="00673557">
          <w:rPr>
            <w:rFonts w:ascii="Times New Roman" w:eastAsia="Times New Roman" w:hAnsi="Times New Roman" w:cs="Times New Roman"/>
            <w:sz w:val="24"/>
            <w:szCs w:val="24"/>
          </w:rPr>
          <w:t xml:space="preserve">3. He is a </w:t>
        </w:r>
        <w:proofErr w:type="gramStart"/>
        <w:r w:rsidRPr="00673557">
          <w:rPr>
            <w:rFonts w:ascii="Times New Roman" w:eastAsia="Times New Roman" w:hAnsi="Times New Roman" w:cs="Times New Roman"/>
            <w:sz w:val="24"/>
            <w:szCs w:val="24"/>
          </w:rPr>
          <w:t>friends</w:t>
        </w:r>
        <w:proofErr w:type="gramEnd"/>
        <w:r w:rsidRPr="00673557">
          <w:rPr>
            <w:rFonts w:ascii="Times New Roman" w:eastAsia="Times New Roman" w:hAnsi="Times New Roman" w:cs="Times New Roman"/>
            <w:sz w:val="24"/>
            <w:szCs w:val="24"/>
          </w:rPr>
          <w:t xml:space="preserve"> of </w:t>
        </w:r>
        <w:r w:rsidRPr="00673557">
          <w:rPr>
            <w:rFonts w:ascii="Times New Roman" w:eastAsia="Times New Roman" w:hAnsi="Times New Roman" w:cs="Times New Roman"/>
            <w:b/>
            <w:bCs/>
            <w:sz w:val="24"/>
            <w:szCs w:val="24"/>
            <w:bdr w:val="none" w:sz="0" w:space="0" w:color="auto" w:frame="1"/>
          </w:rPr>
          <w:t>her/ hers</w:t>
        </w:r>
        <w:r w:rsidRPr="00673557">
          <w:rPr>
            <w:rFonts w:ascii="Times New Roman" w:eastAsia="Times New Roman" w:hAnsi="Times New Roman" w:cs="Times New Roman"/>
            <w:sz w:val="24"/>
            <w:szCs w:val="24"/>
          </w:rPr>
          <w:t>.</w:t>
        </w:r>
      </w:ins>
    </w:p>
    <w:p w:rsidR="00673557" w:rsidRPr="00673557" w:rsidRDefault="00673557" w:rsidP="00673557">
      <w:pPr>
        <w:shd w:val="clear" w:color="auto" w:fill="FFFFFF"/>
        <w:spacing w:after="0" w:line="240" w:lineRule="auto"/>
        <w:jc w:val="both"/>
        <w:rPr>
          <w:ins w:id="77" w:author="Unknown"/>
          <w:rFonts w:ascii="Times New Roman" w:eastAsia="Times New Roman" w:hAnsi="Times New Roman" w:cs="Times New Roman"/>
          <w:sz w:val="24"/>
          <w:szCs w:val="24"/>
        </w:rPr>
      </w:pPr>
      <w:ins w:id="78" w:author="Unknown">
        <w:r w:rsidRPr="00673557">
          <w:rPr>
            <w:rFonts w:ascii="Times New Roman" w:eastAsia="Times New Roman" w:hAnsi="Times New Roman" w:cs="Times New Roman"/>
            <w:sz w:val="24"/>
            <w:szCs w:val="24"/>
          </w:rPr>
          <w:t>4. That car is </w:t>
        </w:r>
        <w:r w:rsidRPr="00673557">
          <w:rPr>
            <w:rFonts w:ascii="Times New Roman" w:eastAsia="Times New Roman" w:hAnsi="Times New Roman" w:cs="Times New Roman"/>
            <w:b/>
            <w:bCs/>
            <w:sz w:val="24"/>
            <w:szCs w:val="24"/>
            <w:bdr w:val="none" w:sz="0" w:space="0" w:color="auto" w:frame="1"/>
          </w:rPr>
          <w:t>their/ theirs</w:t>
        </w:r>
      </w:ins>
    </w:p>
    <w:p w:rsidR="00673557" w:rsidRPr="00673557" w:rsidRDefault="00673557" w:rsidP="00673557">
      <w:pPr>
        <w:shd w:val="clear" w:color="auto" w:fill="FFFFFF"/>
        <w:spacing w:after="0" w:line="240" w:lineRule="auto"/>
        <w:jc w:val="both"/>
        <w:rPr>
          <w:ins w:id="79" w:author="Unknown"/>
          <w:rFonts w:ascii="Times New Roman" w:eastAsia="Times New Roman" w:hAnsi="Times New Roman" w:cs="Times New Roman"/>
          <w:sz w:val="24"/>
          <w:szCs w:val="24"/>
        </w:rPr>
      </w:pPr>
      <w:ins w:id="80" w:author="Unknown">
        <w:r w:rsidRPr="00673557">
          <w:rPr>
            <w:rFonts w:ascii="Times New Roman" w:eastAsia="Times New Roman" w:hAnsi="Times New Roman" w:cs="Times New Roman"/>
            <w:sz w:val="24"/>
            <w:szCs w:val="24"/>
          </w:rPr>
          <w:t>5. These toys are </w:t>
        </w:r>
        <w:r w:rsidRPr="00673557">
          <w:rPr>
            <w:rFonts w:ascii="Times New Roman" w:eastAsia="Times New Roman" w:hAnsi="Times New Roman" w:cs="Times New Roman"/>
            <w:b/>
            <w:bCs/>
            <w:sz w:val="24"/>
            <w:szCs w:val="24"/>
            <w:bdr w:val="none" w:sz="0" w:space="0" w:color="auto" w:frame="1"/>
          </w:rPr>
          <w:t>your/ yours</w:t>
        </w:r>
      </w:ins>
    </w:p>
    <w:p w:rsidR="00673557" w:rsidRPr="00673557" w:rsidRDefault="00673557" w:rsidP="00673557">
      <w:pPr>
        <w:shd w:val="clear" w:color="auto" w:fill="FFFFFF"/>
        <w:spacing w:after="0" w:line="240" w:lineRule="auto"/>
        <w:jc w:val="both"/>
        <w:rPr>
          <w:ins w:id="81" w:author="Unknown"/>
          <w:rFonts w:ascii="Times New Roman" w:eastAsia="Times New Roman" w:hAnsi="Times New Roman" w:cs="Times New Roman"/>
          <w:sz w:val="24"/>
          <w:szCs w:val="24"/>
        </w:rPr>
      </w:pPr>
      <w:ins w:id="82" w:author="Unknown">
        <w:r w:rsidRPr="00673557">
          <w:rPr>
            <w:rFonts w:ascii="Times New Roman" w:eastAsia="Times New Roman" w:hAnsi="Times New Roman" w:cs="Times New Roman"/>
            <w:b/>
            <w:bCs/>
            <w:sz w:val="24"/>
            <w:szCs w:val="24"/>
            <w:bdr w:val="none" w:sz="0" w:space="0" w:color="auto" w:frame="1"/>
          </w:rPr>
          <w:t>Exercise 4: Read the email. Choose the right words and write them on the lines</w:t>
        </w:r>
      </w:ins>
    </w:p>
    <w:p w:rsidR="00673557" w:rsidRPr="00673557" w:rsidRDefault="00673557" w:rsidP="00673557">
      <w:pPr>
        <w:shd w:val="clear" w:color="auto" w:fill="FFFFFF"/>
        <w:spacing w:after="0" w:line="240" w:lineRule="auto"/>
        <w:jc w:val="both"/>
        <w:rPr>
          <w:ins w:id="83" w:author="Unknown"/>
          <w:rFonts w:ascii="Times New Roman" w:eastAsia="Times New Roman" w:hAnsi="Times New Roman" w:cs="Times New Roman"/>
          <w:sz w:val="24"/>
          <w:szCs w:val="24"/>
        </w:rPr>
      </w:pPr>
      <w:ins w:id="84" w:author="Unknown">
        <w:r w:rsidRPr="00673557">
          <w:rPr>
            <w:rFonts w:ascii="Times New Roman" w:eastAsia="Times New Roman" w:hAnsi="Times New Roman" w:cs="Times New Roman"/>
            <w:sz w:val="24"/>
            <w:szCs w:val="24"/>
          </w:rPr>
          <w:t>Dear Christian,</w:t>
        </w:r>
      </w:ins>
    </w:p>
    <w:p w:rsidR="00673557" w:rsidRPr="00673557" w:rsidRDefault="00673557" w:rsidP="00673557">
      <w:pPr>
        <w:shd w:val="clear" w:color="auto" w:fill="FFFFFF"/>
        <w:spacing w:after="0" w:line="240" w:lineRule="auto"/>
        <w:jc w:val="both"/>
        <w:rPr>
          <w:ins w:id="85" w:author="Unknown"/>
          <w:rFonts w:ascii="Times New Roman" w:eastAsia="Times New Roman" w:hAnsi="Times New Roman" w:cs="Times New Roman"/>
          <w:sz w:val="24"/>
          <w:szCs w:val="24"/>
        </w:rPr>
      </w:pPr>
      <w:ins w:id="86" w:author="Unknown">
        <w:r w:rsidRPr="00673557">
          <w:rPr>
            <w:rFonts w:ascii="Times New Roman" w:eastAsia="Times New Roman" w:hAnsi="Times New Roman" w:cs="Times New Roman"/>
            <w:sz w:val="24"/>
            <w:szCs w:val="24"/>
          </w:rPr>
          <w:t xml:space="preserve">My name is Emily and I want to be _____ (1) e-pal. I am seven years old and I am from England. My parents are doctors. </w:t>
        </w:r>
        <w:proofErr w:type="gramStart"/>
        <w:r w:rsidRPr="00673557">
          <w:rPr>
            <w:rFonts w:ascii="Times New Roman" w:eastAsia="Times New Roman" w:hAnsi="Times New Roman" w:cs="Times New Roman"/>
            <w:sz w:val="24"/>
            <w:szCs w:val="24"/>
          </w:rPr>
          <w:t>I _____ (2) two brothers.</w:t>
        </w:r>
        <w:proofErr w:type="gramEnd"/>
        <w:r w:rsidRPr="00673557">
          <w:rPr>
            <w:rFonts w:ascii="Times New Roman" w:eastAsia="Times New Roman" w:hAnsi="Times New Roman" w:cs="Times New Roman"/>
            <w:sz w:val="24"/>
            <w:szCs w:val="24"/>
          </w:rPr>
          <w:t xml:space="preserve"> They are students at the University of London. Have ______ (3) got any brothers or sisters? In my free time, I go to the cinema with my brothers or hang out with my friends. </w:t>
        </w:r>
        <w:proofErr w:type="gramStart"/>
        <w:r w:rsidRPr="00673557">
          <w:rPr>
            <w:rFonts w:ascii="Times New Roman" w:eastAsia="Times New Roman" w:hAnsi="Times New Roman" w:cs="Times New Roman"/>
            <w:sz w:val="24"/>
            <w:szCs w:val="24"/>
          </w:rPr>
          <w:t>My best friend _____ (4) Selma.</w:t>
        </w:r>
        <w:proofErr w:type="gramEnd"/>
        <w:r w:rsidRPr="00673557">
          <w:rPr>
            <w:rFonts w:ascii="Times New Roman" w:eastAsia="Times New Roman" w:hAnsi="Times New Roman" w:cs="Times New Roman"/>
            <w:sz w:val="24"/>
            <w:szCs w:val="24"/>
          </w:rPr>
          <w:t xml:space="preserve"> _______ (5) mother is </w:t>
        </w:r>
        <w:r w:rsidRPr="00673557">
          <w:rPr>
            <w:rFonts w:ascii="Times New Roman" w:eastAsia="Times New Roman" w:hAnsi="Times New Roman" w:cs="Times New Roman"/>
            <w:sz w:val="24"/>
            <w:szCs w:val="24"/>
          </w:rPr>
          <w:lastRenderedPageBreak/>
          <w:t>from India and her father is from Germany. Please write soon and tell _____ (6) all about you family and friends.</w:t>
        </w:r>
      </w:ins>
    </w:p>
    <w:p w:rsidR="00673557" w:rsidRPr="00673557" w:rsidRDefault="00673557" w:rsidP="00673557">
      <w:pPr>
        <w:shd w:val="clear" w:color="auto" w:fill="FFFFFF"/>
        <w:spacing w:after="0" w:line="240" w:lineRule="auto"/>
        <w:jc w:val="both"/>
        <w:rPr>
          <w:ins w:id="87" w:author="Unknown"/>
          <w:rFonts w:ascii="Times New Roman" w:eastAsia="Times New Roman" w:hAnsi="Times New Roman" w:cs="Times New Roman"/>
          <w:sz w:val="24"/>
          <w:szCs w:val="24"/>
        </w:rPr>
      </w:pPr>
      <w:ins w:id="88" w:author="Unknown">
        <w:r w:rsidRPr="00673557">
          <w:rPr>
            <w:rFonts w:ascii="Times New Roman" w:eastAsia="Times New Roman" w:hAnsi="Times New Roman" w:cs="Times New Roman"/>
            <w:sz w:val="24"/>
            <w:szCs w:val="24"/>
          </w:rPr>
          <w:t>Best wishes,</w:t>
        </w:r>
      </w:ins>
    </w:p>
    <w:p w:rsidR="00673557" w:rsidRPr="00673557" w:rsidRDefault="00673557" w:rsidP="00673557">
      <w:pPr>
        <w:shd w:val="clear" w:color="auto" w:fill="FFFFFF"/>
        <w:spacing w:after="0" w:line="240" w:lineRule="auto"/>
        <w:jc w:val="both"/>
        <w:rPr>
          <w:ins w:id="89" w:author="Unknown"/>
          <w:rFonts w:ascii="Times New Roman" w:eastAsia="Times New Roman" w:hAnsi="Times New Roman" w:cs="Times New Roman"/>
          <w:sz w:val="24"/>
          <w:szCs w:val="24"/>
        </w:rPr>
      </w:pPr>
      <w:ins w:id="90" w:author="Unknown">
        <w:r w:rsidRPr="00673557">
          <w:rPr>
            <w:rFonts w:ascii="Times New Roman" w:eastAsia="Times New Roman" w:hAnsi="Times New Roman" w:cs="Times New Roman"/>
            <w:sz w:val="24"/>
            <w:szCs w:val="24"/>
          </w:rPr>
          <w:t>Emily</w:t>
        </w:r>
      </w:ins>
    </w:p>
    <w:tbl>
      <w:tblPr>
        <w:tblW w:w="10410" w:type="dxa"/>
        <w:shd w:val="clear" w:color="auto" w:fill="FFFFFF"/>
        <w:tblCellMar>
          <w:left w:w="0" w:type="dxa"/>
          <w:right w:w="0" w:type="dxa"/>
        </w:tblCellMar>
        <w:tblLook w:val="04A0" w:firstRow="1" w:lastRow="0" w:firstColumn="1" w:lastColumn="0" w:noHBand="0" w:noVBand="1"/>
      </w:tblPr>
      <w:tblGrid>
        <w:gridCol w:w="3465"/>
        <w:gridCol w:w="3464"/>
        <w:gridCol w:w="3481"/>
      </w:tblGrid>
      <w:tr w:rsidR="00673557" w:rsidRPr="00673557" w:rsidTr="00673557">
        <w:tc>
          <w:tcPr>
            <w:tcW w:w="332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1. A. yours</w:t>
            </w:r>
          </w:p>
        </w:tc>
        <w:tc>
          <w:tcPr>
            <w:tcW w:w="332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B. your</w:t>
            </w:r>
          </w:p>
        </w:tc>
        <w:tc>
          <w:tcPr>
            <w:tcW w:w="3341"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C. you</w:t>
            </w:r>
          </w:p>
        </w:tc>
      </w:tr>
      <w:tr w:rsidR="00673557" w:rsidRPr="00673557" w:rsidTr="00673557">
        <w:tc>
          <w:tcPr>
            <w:tcW w:w="332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2. A. be</w:t>
            </w:r>
          </w:p>
        </w:tc>
        <w:tc>
          <w:tcPr>
            <w:tcW w:w="332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B. can</w:t>
            </w:r>
          </w:p>
        </w:tc>
        <w:tc>
          <w:tcPr>
            <w:tcW w:w="3341"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C. have got</w:t>
            </w:r>
          </w:p>
        </w:tc>
      </w:tr>
      <w:tr w:rsidR="00673557" w:rsidRPr="00673557" w:rsidTr="00673557">
        <w:tc>
          <w:tcPr>
            <w:tcW w:w="332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3. A. you</w:t>
            </w:r>
          </w:p>
        </w:tc>
        <w:tc>
          <w:tcPr>
            <w:tcW w:w="332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B. your</w:t>
            </w:r>
          </w:p>
        </w:tc>
        <w:tc>
          <w:tcPr>
            <w:tcW w:w="3341"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C. yours</w:t>
            </w:r>
          </w:p>
        </w:tc>
      </w:tr>
      <w:tr w:rsidR="00673557" w:rsidRPr="00673557" w:rsidTr="00673557">
        <w:tc>
          <w:tcPr>
            <w:tcW w:w="332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4. A. am</w:t>
            </w:r>
          </w:p>
        </w:tc>
        <w:tc>
          <w:tcPr>
            <w:tcW w:w="332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B. is</w:t>
            </w:r>
          </w:p>
        </w:tc>
        <w:tc>
          <w:tcPr>
            <w:tcW w:w="3341"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C. are</w:t>
            </w:r>
          </w:p>
        </w:tc>
      </w:tr>
      <w:tr w:rsidR="00673557" w:rsidRPr="00673557" w:rsidTr="00673557">
        <w:tc>
          <w:tcPr>
            <w:tcW w:w="332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5. A. She</w:t>
            </w:r>
          </w:p>
        </w:tc>
        <w:tc>
          <w:tcPr>
            <w:tcW w:w="332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B. Hers</w:t>
            </w:r>
          </w:p>
        </w:tc>
        <w:tc>
          <w:tcPr>
            <w:tcW w:w="3341"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C. Her</w:t>
            </w:r>
          </w:p>
        </w:tc>
      </w:tr>
      <w:tr w:rsidR="00673557" w:rsidRPr="00673557" w:rsidTr="00673557">
        <w:tc>
          <w:tcPr>
            <w:tcW w:w="332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6. A. I</w:t>
            </w:r>
          </w:p>
        </w:tc>
        <w:tc>
          <w:tcPr>
            <w:tcW w:w="332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B. me</w:t>
            </w:r>
          </w:p>
        </w:tc>
        <w:tc>
          <w:tcPr>
            <w:tcW w:w="3341"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C. my</w:t>
            </w:r>
          </w:p>
        </w:tc>
      </w:tr>
    </w:tbl>
    <w:p w:rsidR="00673557" w:rsidRPr="00673557" w:rsidRDefault="00673557" w:rsidP="00673557">
      <w:pPr>
        <w:shd w:val="clear" w:color="auto" w:fill="FFFFFF"/>
        <w:spacing w:after="0" w:line="240" w:lineRule="auto"/>
        <w:jc w:val="both"/>
        <w:rPr>
          <w:ins w:id="91" w:author="Unknown"/>
          <w:rFonts w:ascii="Times New Roman" w:eastAsia="Times New Roman" w:hAnsi="Times New Roman" w:cs="Times New Roman"/>
          <w:sz w:val="24"/>
          <w:szCs w:val="24"/>
        </w:rPr>
      </w:pPr>
      <w:ins w:id="92" w:author="Unknown">
        <w:r w:rsidRPr="00673557">
          <w:rPr>
            <w:rFonts w:ascii="Times New Roman" w:eastAsia="Times New Roman" w:hAnsi="Times New Roman" w:cs="Times New Roman"/>
            <w:b/>
            <w:bCs/>
            <w:sz w:val="24"/>
            <w:szCs w:val="24"/>
            <w:bdr w:val="none" w:sz="0" w:space="0" w:color="auto" w:frame="1"/>
          </w:rPr>
          <w:t>Exercise 5: Choose the correct answer</w:t>
        </w:r>
      </w:ins>
    </w:p>
    <w:p w:rsidR="00673557" w:rsidRPr="00673557" w:rsidRDefault="00673557" w:rsidP="00673557">
      <w:pPr>
        <w:shd w:val="clear" w:color="auto" w:fill="FFFFFF"/>
        <w:spacing w:after="0" w:line="240" w:lineRule="auto"/>
        <w:jc w:val="both"/>
        <w:rPr>
          <w:ins w:id="93" w:author="Unknown"/>
          <w:rFonts w:ascii="Times New Roman" w:eastAsia="Times New Roman" w:hAnsi="Times New Roman" w:cs="Times New Roman"/>
          <w:sz w:val="24"/>
          <w:szCs w:val="24"/>
        </w:rPr>
      </w:pPr>
      <w:ins w:id="94" w:author="Unknown">
        <w:r w:rsidRPr="00673557">
          <w:rPr>
            <w:rFonts w:ascii="Times New Roman" w:eastAsia="Times New Roman" w:hAnsi="Times New Roman" w:cs="Times New Roman"/>
            <w:sz w:val="24"/>
            <w:szCs w:val="24"/>
          </w:rPr>
          <w:t>1. These toys are _______.</w:t>
        </w:r>
      </w:ins>
    </w:p>
    <w:p w:rsidR="00673557" w:rsidRPr="00673557" w:rsidRDefault="00673557" w:rsidP="00673557">
      <w:pPr>
        <w:shd w:val="clear" w:color="auto" w:fill="FFFFFF"/>
        <w:spacing w:after="0" w:line="240" w:lineRule="auto"/>
        <w:jc w:val="both"/>
        <w:rPr>
          <w:ins w:id="95" w:author="Unknown"/>
          <w:rFonts w:ascii="Times New Roman" w:eastAsia="Times New Roman" w:hAnsi="Times New Roman" w:cs="Times New Roman"/>
          <w:sz w:val="24"/>
          <w:szCs w:val="24"/>
        </w:rPr>
      </w:pPr>
      <w:ins w:id="96" w:author="Unknown">
        <w:r w:rsidRPr="00673557">
          <w:rPr>
            <w:rFonts w:ascii="Times New Roman" w:eastAsia="Times New Roman" w:hAnsi="Times New Roman" w:cs="Times New Roman"/>
            <w:sz w:val="24"/>
            <w:szCs w:val="24"/>
          </w:rPr>
          <w:t>A. you</w:t>
        </w:r>
      </w:ins>
    </w:p>
    <w:p w:rsidR="00673557" w:rsidRPr="00673557" w:rsidRDefault="00673557" w:rsidP="00673557">
      <w:pPr>
        <w:shd w:val="clear" w:color="auto" w:fill="FFFFFF"/>
        <w:spacing w:after="0" w:line="240" w:lineRule="auto"/>
        <w:jc w:val="both"/>
        <w:rPr>
          <w:ins w:id="97" w:author="Unknown"/>
          <w:rFonts w:ascii="Times New Roman" w:eastAsia="Times New Roman" w:hAnsi="Times New Roman" w:cs="Times New Roman"/>
          <w:sz w:val="24"/>
          <w:szCs w:val="24"/>
        </w:rPr>
      </w:pPr>
      <w:ins w:id="98" w:author="Unknown">
        <w:r w:rsidRPr="00673557">
          <w:rPr>
            <w:rFonts w:ascii="Times New Roman" w:eastAsia="Times New Roman" w:hAnsi="Times New Roman" w:cs="Times New Roman"/>
            <w:sz w:val="24"/>
            <w:szCs w:val="24"/>
          </w:rPr>
          <w:t>B. your</w:t>
        </w:r>
      </w:ins>
    </w:p>
    <w:p w:rsidR="00673557" w:rsidRPr="00673557" w:rsidRDefault="00673557" w:rsidP="00673557">
      <w:pPr>
        <w:shd w:val="clear" w:color="auto" w:fill="FFFFFF"/>
        <w:spacing w:after="0" w:line="240" w:lineRule="auto"/>
        <w:jc w:val="both"/>
        <w:rPr>
          <w:ins w:id="99" w:author="Unknown"/>
          <w:rFonts w:ascii="Times New Roman" w:eastAsia="Times New Roman" w:hAnsi="Times New Roman" w:cs="Times New Roman"/>
          <w:sz w:val="24"/>
          <w:szCs w:val="24"/>
        </w:rPr>
      </w:pPr>
      <w:ins w:id="100" w:author="Unknown">
        <w:r w:rsidRPr="00673557">
          <w:rPr>
            <w:rFonts w:ascii="Times New Roman" w:eastAsia="Times New Roman" w:hAnsi="Times New Roman" w:cs="Times New Roman"/>
            <w:sz w:val="24"/>
            <w:szCs w:val="24"/>
          </w:rPr>
          <w:t>C. yours</w:t>
        </w:r>
      </w:ins>
    </w:p>
    <w:p w:rsidR="00673557" w:rsidRPr="00673557" w:rsidRDefault="00673557" w:rsidP="00673557">
      <w:pPr>
        <w:shd w:val="clear" w:color="auto" w:fill="FFFFFF"/>
        <w:spacing w:after="0" w:line="240" w:lineRule="auto"/>
        <w:jc w:val="both"/>
        <w:rPr>
          <w:ins w:id="101" w:author="Unknown"/>
          <w:rFonts w:ascii="Times New Roman" w:eastAsia="Times New Roman" w:hAnsi="Times New Roman" w:cs="Times New Roman"/>
          <w:sz w:val="24"/>
          <w:szCs w:val="24"/>
        </w:rPr>
      </w:pPr>
      <w:ins w:id="102" w:author="Unknown">
        <w:r w:rsidRPr="00673557">
          <w:rPr>
            <w:rFonts w:ascii="Times New Roman" w:eastAsia="Times New Roman" w:hAnsi="Times New Roman" w:cs="Times New Roman"/>
            <w:sz w:val="24"/>
            <w:szCs w:val="24"/>
          </w:rPr>
          <w:t>2. I love ______ grandparents.</w:t>
        </w:r>
      </w:ins>
    </w:p>
    <w:p w:rsidR="00673557" w:rsidRPr="00673557" w:rsidRDefault="00673557" w:rsidP="00673557">
      <w:pPr>
        <w:shd w:val="clear" w:color="auto" w:fill="FFFFFF"/>
        <w:spacing w:after="0" w:line="240" w:lineRule="auto"/>
        <w:jc w:val="both"/>
        <w:rPr>
          <w:ins w:id="103" w:author="Unknown"/>
          <w:rFonts w:ascii="Times New Roman" w:eastAsia="Times New Roman" w:hAnsi="Times New Roman" w:cs="Times New Roman"/>
          <w:sz w:val="24"/>
          <w:szCs w:val="24"/>
        </w:rPr>
      </w:pPr>
      <w:ins w:id="104" w:author="Unknown">
        <w:r w:rsidRPr="00673557">
          <w:rPr>
            <w:rFonts w:ascii="Times New Roman" w:eastAsia="Times New Roman" w:hAnsi="Times New Roman" w:cs="Times New Roman"/>
            <w:sz w:val="24"/>
            <w:szCs w:val="24"/>
          </w:rPr>
          <w:t>A. mine</w:t>
        </w:r>
      </w:ins>
    </w:p>
    <w:p w:rsidR="00673557" w:rsidRPr="00673557" w:rsidRDefault="00673557" w:rsidP="00673557">
      <w:pPr>
        <w:shd w:val="clear" w:color="auto" w:fill="FFFFFF"/>
        <w:spacing w:after="0" w:line="240" w:lineRule="auto"/>
        <w:jc w:val="both"/>
        <w:rPr>
          <w:ins w:id="105" w:author="Unknown"/>
          <w:rFonts w:ascii="Times New Roman" w:eastAsia="Times New Roman" w:hAnsi="Times New Roman" w:cs="Times New Roman"/>
          <w:sz w:val="24"/>
          <w:szCs w:val="24"/>
        </w:rPr>
      </w:pPr>
      <w:ins w:id="106" w:author="Unknown">
        <w:r w:rsidRPr="00673557">
          <w:rPr>
            <w:rFonts w:ascii="Times New Roman" w:eastAsia="Times New Roman" w:hAnsi="Times New Roman" w:cs="Times New Roman"/>
            <w:sz w:val="24"/>
            <w:szCs w:val="24"/>
          </w:rPr>
          <w:t>B. me</w:t>
        </w:r>
      </w:ins>
    </w:p>
    <w:p w:rsidR="00673557" w:rsidRPr="00673557" w:rsidRDefault="00673557" w:rsidP="00673557">
      <w:pPr>
        <w:shd w:val="clear" w:color="auto" w:fill="FFFFFF"/>
        <w:spacing w:after="0" w:line="240" w:lineRule="auto"/>
        <w:jc w:val="both"/>
        <w:rPr>
          <w:ins w:id="107" w:author="Unknown"/>
          <w:rFonts w:ascii="Times New Roman" w:eastAsia="Times New Roman" w:hAnsi="Times New Roman" w:cs="Times New Roman"/>
          <w:sz w:val="24"/>
          <w:szCs w:val="24"/>
        </w:rPr>
      </w:pPr>
      <w:ins w:id="108" w:author="Unknown">
        <w:r w:rsidRPr="00673557">
          <w:rPr>
            <w:rFonts w:ascii="Times New Roman" w:eastAsia="Times New Roman" w:hAnsi="Times New Roman" w:cs="Times New Roman"/>
            <w:sz w:val="24"/>
            <w:szCs w:val="24"/>
          </w:rPr>
          <w:t>C. my</w:t>
        </w:r>
      </w:ins>
    </w:p>
    <w:p w:rsidR="00673557" w:rsidRPr="00673557" w:rsidRDefault="00673557" w:rsidP="00673557">
      <w:pPr>
        <w:shd w:val="clear" w:color="auto" w:fill="FFFFFF"/>
        <w:spacing w:after="0" w:line="240" w:lineRule="auto"/>
        <w:jc w:val="both"/>
        <w:rPr>
          <w:ins w:id="109" w:author="Unknown"/>
          <w:rFonts w:ascii="Times New Roman" w:eastAsia="Times New Roman" w:hAnsi="Times New Roman" w:cs="Times New Roman"/>
          <w:sz w:val="24"/>
          <w:szCs w:val="24"/>
        </w:rPr>
      </w:pPr>
      <w:ins w:id="110" w:author="Unknown">
        <w:r w:rsidRPr="00673557">
          <w:rPr>
            <w:rFonts w:ascii="Times New Roman" w:eastAsia="Times New Roman" w:hAnsi="Times New Roman" w:cs="Times New Roman"/>
            <w:sz w:val="24"/>
            <w:szCs w:val="24"/>
          </w:rPr>
          <w:t>3. _____ children are young.</w:t>
        </w:r>
      </w:ins>
    </w:p>
    <w:p w:rsidR="00673557" w:rsidRPr="00673557" w:rsidRDefault="00673557" w:rsidP="00673557">
      <w:pPr>
        <w:shd w:val="clear" w:color="auto" w:fill="FFFFFF"/>
        <w:spacing w:after="0" w:line="240" w:lineRule="auto"/>
        <w:jc w:val="both"/>
        <w:rPr>
          <w:ins w:id="111" w:author="Unknown"/>
          <w:rFonts w:ascii="Times New Roman" w:eastAsia="Times New Roman" w:hAnsi="Times New Roman" w:cs="Times New Roman"/>
          <w:sz w:val="24"/>
          <w:szCs w:val="24"/>
        </w:rPr>
      </w:pPr>
      <w:ins w:id="112" w:author="Unknown">
        <w:r w:rsidRPr="00673557">
          <w:rPr>
            <w:rFonts w:ascii="Times New Roman" w:eastAsia="Times New Roman" w:hAnsi="Times New Roman" w:cs="Times New Roman"/>
            <w:sz w:val="24"/>
            <w:szCs w:val="24"/>
          </w:rPr>
          <w:t>A. They’re</w:t>
        </w:r>
      </w:ins>
    </w:p>
    <w:p w:rsidR="00673557" w:rsidRPr="00673557" w:rsidRDefault="00673557" w:rsidP="00673557">
      <w:pPr>
        <w:shd w:val="clear" w:color="auto" w:fill="FFFFFF"/>
        <w:spacing w:after="0" w:line="240" w:lineRule="auto"/>
        <w:jc w:val="both"/>
        <w:rPr>
          <w:ins w:id="113" w:author="Unknown"/>
          <w:rFonts w:ascii="Times New Roman" w:eastAsia="Times New Roman" w:hAnsi="Times New Roman" w:cs="Times New Roman"/>
          <w:sz w:val="24"/>
          <w:szCs w:val="24"/>
        </w:rPr>
      </w:pPr>
      <w:ins w:id="114" w:author="Unknown">
        <w:r w:rsidRPr="00673557">
          <w:rPr>
            <w:rFonts w:ascii="Times New Roman" w:eastAsia="Times New Roman" w:hAnsi="Times New Roman" w:cs="Times New Roman"/>
            <w:sz w:val="24"/>
            <w:szCs w:val="24"/>
          </w:rPr>
          <w:t>B. They</w:t>
        </w:r>
      </w:ins>
    </w:p>
    <w:p w:rsidR="00673557" w:rsidRPr="00673557" w:rsidRDefault="00673557" w:rsidP="00673557">
      <w:pPr>
        <w:shd w:val="clear" w:color="auto" w:fill="FFFFFF"/>
        <w:spacing w:after="0" w:line="240" w:lineRule="auto"/>
        <w:jc w:val="both"/>
        <w:rPr>
          <w:ins w:id="115" w:author="Unknown"/>
          <w:rFonts w:ascii="Times New Roman" w:eastAsia="Times New Roman" w:hAnsi="Times New Roman" w:cs="Times New Roman"/>
          <w:sz w:val="24"/>
          <w:szCs w:val="24"/>
        </w:rPr>
      </w:pPr>
      <w:ins w:id="116" w:author="Unknown">
        <w:r w:rsidRPr="00673557">
          <w:rPr>
            <w:rFonts w:ascii="Times New Roman" w:eastAsia="Times New Roman" w:hAnsi="Times New Roman" w:cs="Times New Roman"/>
            <w:sz w:val="24"/>
            <w:szCs w:val="24"/>
          </w:rPr>
          <w:t>C. Their</w:t>
        </w:r>
      </w:ins>
    </w:p>
    <w:p w:rsidR="00673557" w:rsidRPr="00673557" w:rsidRDefault="00673557" w:rsidP="00673557">
      <w:pPr>
        <w:shd w:val="clear" w:color="auto" w:fill="FFFFFF"/>
        <w:spacing w:after="0" w:line="240" w:lineRule="auto"/>
        <w:jc w:val="both"/>
        <w:rPr>
          <w:ins w:id="117" w:author="Unknown"/>
          <w:rFonts w:ascii="Times New Roman" w:eastAsia="Times New Roman" w:hAnsi="Times New Roman" w:cs="Times New Roman"/>
          <w:sz w:val="24"/>
          <w:szCs w:val="24"/>
        </w:rPr>
      </w:pPr>
      <w:ins w:id="118" w:author="Unknown">
        <w:r w:rsidRPr="00673557">
          <w:rPr>
            <w:rFonts w:ascii="Times New Roman" w:eastAsia="Times New Roman" w:hAnsi="Times New Roman" w:cs="Times New Roman"/>
            <w:sz w:val="24"/>
            <w:szCs w:val="24"/>
          </w:rPr>
          <w:t>4. That CD is _____.</w:t>
        </w:r>
      </w:ins>
    </w:p>
    <w:p w:rsidR="00673557" w:rsidRPr="00673557" w:rsidRDefault="00673557" w:rsidP="00673557">
      <w:pPr>
        <w:shd w:val="clear" w:color="auto" w:fill="FFFFFF"/>
        <w:spacing w:after="0" w:line="240" w:lineRule="auto"/>
        <w:jc w:val="both"/>
        <w:rPr>
          <w:ins w:id="119" w:author="Unknown"/>
          <w:rFonts w:ascii="Times New Roman" w:eastAsia="Times New Roman" w:hAnsi="Times New Roman" w:cs="Times New Roman"/>
          <w:sz w:val="24"/>
          <w:szCs w:val="24"/>
        </w:rPr>
      </w:pPr>
      <w:ins w:id="120" w:author="Unknown">
        <w:r w:rsidRPr="00673557">
          <w:rPr>
            <w:rFonts w:ascii="Times New Roman" w:eastAsia="Times New Roman" w:hAnsi="Times New Roman" w:cs="Times New Roman"/>
            <w:sz w:val="24"/>
            <w:szCs w:val="24"/>
          </w:rPr>
          <w:t>A. mine</w:t>
        </w:r>
      </w:ins>
    </w:p>
    <w:p w:rsidR="00673557" w:rsidRPr="00673557" w:rsidRDefault="00673557" w:rsidP="00673557">
      <w:pPr>
        <w:shd w:val="clear" w:color="auto" w:fill="FFFFFF"/>
        <w:spacing w:after="0" w:line="240" w:lineRule="auto"/>
        <w:jc w:val="both"/>
        <w:rPr>
          <w:ins w:id="121" w:author="Unknown"/>
          <w:rFonts w:ascii="Times New Roman" w:eastAsia="Times New Roman" w:hAnsi="Times New Roman" w:cs="Times New Roman"/>
          <w:sz w:val="24"/>
          <w:szCs w:val="24"/>
        </w:rPr>
      </w:pPr>
      <w:ins w:id="122" w:author="Unknown">
        <w:r w:rsidRPr="00673557">
          <w:rPr>
            <w:rFonts w:ascii="Times New Roman" w:eastAsia="Times New Roman" w:hAnsi="Times New Roman" w:cs="Times New Roman"/>
            <w:sz w:val="24"/>
            <w:szCs w:val="24"/>
          </w:rPr>
          <w:t>B. my</w:t>
        </w:r>
      </w:ins>
    </w:p>
    <w:p w:rsidR="00673557" w:rsidRPr="00673557" w:rsidRDefault="00673557" w:rsidP="00673557">
      <w:pPr>
        <w:shd w:val="clear" w:color="auto" w:fill="FFFFFF"/>
        <w:spacing w:after="0" w:line="240" w:lineRule="auto"/>
        <w:jc w:val="both"/>
        <w:rPr>
          <w:ins w:id="123" w:author="Unknown"/>
          <w:rFonts w:ascii="Times New Roman" w:eastAsia="Times New Roman" w:hAnsi="Times New Roman" w:cs="Times New Roman"/>
          <w:sz w:val="24"/>
          <w:szCs w:val="24"/>
        </w:rPr>
      </w:pPr>
      <w:ins w:id="124" w:author="Unknown">
        <w:r w:rsidRPr="00673557">
          <w:rPr>
            <w:rFonts w:ascii="Times New Roman" w:eastAsia="Times New Roman" w:hAnsi="Times New Roman" w:cs="Times New Roman"/>
            <w:sz w:val="24"/>
            <w:szCs w:val="24"/>
          </w:rPr>
          <w:t>C. me</w:t>
        </w:r>
      </w:ins>
    </w:p>
    <w:p w:rsidR="00673557" w:rsidRPr="00673557" w:rsidRDefault="00673557" w:rsidP="00673557">
      <w:pPr>
        <w:shd w:val="clear" w:color="auto" w:fill="FFFFFF"/>
        <w:spacing w:after="0" w:line="240" w:lineRule="auto"/>
        <w:jc w:val="both"/>
        <w:rPr>
          <w:ins w:id="125" w:author="Unknown"/>
          <w:rFonts w:ascii="Times New Roman" w:eastAsia="Times New Roman" w:hAnsi="Times New Roman" w:cs="Times New Roman"/>
          <w:sz w:val="24"/>
          <w:szCs w:val="24"/>
        </w:rPr>
      </w:pPr>
      <w:ins w:id="126" w:author="Unknown">
        <w:r w:rsidRPr="00673557">
          <w:rPr>
            <w:rFonts w:ascii="Times New Roman" w:eastAsia="Times New Roman" w:hAnsi="Times New Roman" w:cs="Times New Roman"/>
            <w:sz w:val="24"/>
            <w:szCs w:val="24"/>
          </w:rPr>
          <w:t>5. These clothes aren’t ______.</w:t>
        </w:r>
      </w:ins>
    </w:p>
    <w:p w:rsidR="00673557" w:rsidRPr="00673557" w:rsidRDefault="00673557" w:rsidP="00673557">
      <w:pPr>
        <w:shd w:val="clear" w:color="auto" w:fill="FFFFFF"/>
        <w:spacing w:after="0" w:line="240" w:lineRule="auto"/>
        <w:jc w:val="both"/>
        <w:rPr>
          <w:ins w:id="127" w:author="Unknown"/>
          <w:rFonts w:ascii="Times New Roman" w:eastAsia="Times New Roman" w:hAnsi="Times New Roman" w:cs="Times New Roman"/>
          <w:sz w:val="24"/>
          <w:szCs w:val="24"/>
        </w:rPr>
      </w:pPr>
      <w:ins w:id="128" w:author="Unknown">
        <w:r w:rsidRPr="00673557">
          <w:rPr>
            <w:rFonts w:ascii="Times New Roman" w:eastAsia="Times New Roman" w:hAnsi="Times New Roman" w:cs="Times New Roman"/>
            <w:sz w:val="24"/>
            <w:szCs w:val="24"/>
          </w:rPr>
          <w:t>A. our</w:t>
        </w:r>
      </w:ins>
    </w:p>
    <w:p w:rsidR="00673557" w:rsidRPr="00673557" w:rsidRDefault="00673557" w:rsidP="00673557">
      <w:pPr>
        <w:shd w:val="clear" w:color="auto" w:fill="FFFFFF"/>
        <w:spacing w:after="0" w:line="240" w:lineRule="auto"/>
        <w:jc w:val="both"/>
        <w:rPr>
          <w:ins w:id="129" w:author="Unknown"/>
          <w:rFonts w:ascii="Times New Roman" w:eastAsia="Times New Roman" w:hAnsi="Times New Roman" w:cs="Times New Roman"/>
          <w:sz w:val="24"/>
          <w:szCs w:val="24"/>
        </w:rPr>
      </w:pPr>
      <w:ins w:id="130" w:author="Unknown">
        <w:r w:rsidRPr="00673557">
          <w:rPr>
            <w:rFonts w:ascii="Times New Roman" w:eastAsia="Times New Roman" w:hAnsi="Times New Roman" w:cs="Times New Roman"/>
            <w:sz w:val="24"/>
            <w:szCs w:val="24"/>
          </w:rPr>
          <w:t>B. ours</w:t>
        </w:r>
      </w:ins>
    </w:p>
    <w:p w:rsidR="00673557" w:rsidRPr="00673557" w:rsidRDefault="00673557" w:rsidP="00673557">
      <w:pPr>
        <w:shd w:val="clear" w:color="auto" w:fill="FFFFFF"/>
        <w:spacing w:after="0" w:line="240" w:lineRule="auto"/>
        <w:jc w:val="both"/>
        <w:rPr>
          <w:ins w:id="131" w:author="Unknown"/>
          <w:rFonts w:ascii="Times New Roman" w:eastAsia="Times New Roman" w:hAnsi="Times New Roman" w:cs="Times New Roman"/>
          <w:sz w:val="24"/>
          <w:szCs w:val="24"/>
        </w:rPr>
      </w:pPr>
      <w:ins w:id="132" w:author="Unknown">
        <w:r w:rsidRPr="00673557">
          <w:rPr>
            <w:rFonts w:ascii="Times New Roman" w:eastAsia="Times New Roman" w:hAnsi="Times New Roman" w:cs="Times New Roman"/>
            <w:sz w:val="24"/>
            <w:szCs w:val="24"/>
          </w:rPr>
          <w:t>C. we</w:t>
        </w:r>
      </w:ins>
    </w:p>
    <w:p w:rsidR="00673557" w:rsidRPr="00673557" w:rsidRDefault="00673557" w:rsidP="00673557">
      <w:pPr>
        <w:shd w:val="clear" w:color="auto" w:fill="FFFFFF"/>
        <w:spacing w:after="0" w:line="240" w:lineRule="auto"/>
        <w:rPr>
          <w:ins w:id="133" w:author="Unknown"/>
          <w:rFonts w:ascii="Times New Roman" w:eastAsia="Times New Roman" w:hAnsi="Times New Roman" w:cs="Times New Roman"/>
          <w:sz w:val="24"/>
          <w:szCs w:val="24"/>
        </w:rPr>
      </w:pPr>
      <w:ins w:id="134" w:author="Unknown">
        <w:r w:rsidRPr="00673557">
          <w:rPr>
            <w:rFonts w:ascii="Times New Roman" w:eastAsia="Times New Roman" w:hAnsi="Times New Roman" w:cs="Times New Roman"/>
            <w:sz w:val="24"/>
            <w:szCs w:val="24"/>
          </w:rPr>
          <w:t>6. Your bike is a lot faster than __________________.</w:t>
        </w:r>
      </w:ins>
    </w:p>
    <w:p w:rsidR="00673557" w:rsidRPr="00673557" w:rsidRDefault="00673557" w:rsidP="00673557">
      <w:pPr>
        <w:shd w:val="clear" w:color="auto" w:fill="FFFFFF"/>
        <w:spacing w:after="0" w:line="240" w:lineRule="auto"/>
        <w:rPr>
          <w:ins w:id="135" w:author="Unknown"/>
          <w:rFonts w:ascii="Times New Roman" w:eastAsia="Times New Roman" w:hAnsi="Times New Roman" w:cs="Times New Roman"/>
          <w:sz w:val="24"/>
          <w:szCs w:val="24"/>
        </w:rPr>
      </w:pPr>
      <w:ins w:id="136" w:author="Unknown">
        <w:r w:rsidRPr="00673557">
          <w:rPr>
            <w:rFonts w:ascii="Times New Roman" w:eastAsia="Times New Roman" w:hAnsi="Times New Roman" w:cs="Times New Roman"/>
            <w:sz w:val="24"/>
            <w:szCs w:val="24"/>
          </w:rPr>
          <w:t>A. my</w:t>
        </w:r>
      </w:ins>
    </w:p>
    <w:p w:rsidR="00673557" w:rsidRPr="00673557" w:rsidRDefault="00673557" w:rsidP="00673557">
      <w:pPr>
        <w:shd w:val="clear" w:color="auto" w:fill="FFFFFF"/>
        <w:spacing w:after="0" w:line="240" w:lineRule="auto"/>
        <w:rPr>
          <w:ins w:id="137" w:author="Unknown"/>
          <w:rFonts w:ascii="Times New Roman" w:eastAsia="Times New Roman" w:hAnsi="Times New Roman" w:cs="Times New Roman"/>
          <w:sz w:val="24"/>
          <w:szCs w:val="24"/>
        </w:rPr>
      </w:pPr>
      <w:ins w:id="138" w:author="Unknown">
        <w:r w:rsidRPr="00673557">
          <w:rPr>
            <w:rFonts w:ascii="Times New Roman" w:eastAsia="Times New Roman" w:hAnsi="Times New Roman" w:cs="Times New Roman"/>
            <w:sz w:val="24"/>
            <w:szCs w:val="24"/>
          </w:rPr>
          <w:t>B. its</w:t>
        </w:r>
      </w:ins>
    </w:p>
    <w:p w:rsidR="00673557" w:rsidRPr="00673557" w:rsidRDefault="00673557" w:rsidP="00673557">
      <w:pPr>
        <w:shd w:val="clear" w:color="auto" w:fill="FFFFFF"/>
        <w:spacing w:after="0" w:line="240" w:lineRule="auto"/>
        <w:rPr>
          <w:ins w:id="139" w:author="Unknown"/>
          <w:rFonts w:ascii="Times New Roman" w:eastAsia="Times New Roman" w:hAnsi="Times New Roman" w:cs="Times New Roman"/>
          <w:sz w:val="24"/>
          <w:szCs w:val="24"/>
        </w:rPr>
      </w:pPr>
      <w:ins w:id="140" w:author="Unknown">
        <w:r w:rsidRPr="00673557">
          <w:rPr>
            <w:rFonts w:ascii="Times New Roman" w:eastAsia="Times New Roman" w:hAnsi="Times New Roman" w:cs="Times New Roman"/>
            <w:sz w:val="24"/>
            <w:szCs w:val="24"/>
          </w:rPr>
          <w:t>C. mine</w:t>
        </w:r>
      </w:ins>
    </w:p>
    <w:p w:rsidR="00673557" w:rsidRPr="00673557" w:rsidRDefault="00673557" w:rsidP="00673557">
      <w:pPr>
        <w:shd w:val="clear" w:color="auto" w:fill="FFFFFF"/>
        <w:spacing w:after="0" w:line="240" w:lineRule="auto"/>
        <w:rPr>
          <w:ins w:id="141" w:author="Unknown"/>
          <w:rFonts w:ascii="Times New Roman" w:eastAsia="Times New Roman" w:hAnsi="Times New Roman" w:cs="Times New Roman"/>
          <w:sz w:val="24"/>
          <w:szCs w:val="24"/>
        </w:rPr>
      </w:pPr>
      <w:ins w:id="142" w:author="Unknown">
        <w:r w:rsidRPr="00673557">
          <w:rPr>
            <w:rFonts w:ascii="Times New Roman" w:eastAsia="Times New Roman" w:hAnsi="Times New Roman" w:cs="Times New Roman"/>
            <w:sz w:val="24"/>
            <w:szCs w:val="24"/>
          </w:rPr>
          <w:t>7. The book is _________________ but you’re welcome to read it.</w:t>
        </w:r>
      </w:ins>
    </w:p>
    <w:p w:rsidR="00673557" w:rsidRPr="00673557" w:rsidRDefault="00673557" w:rsidP="00673557">
      <w:pPr>
        <w:shd w:val="clear" w:color="auto" w:fill="FFFFFF"/>
        <w:spacing w:after="0" w:line="240" w:lineRule="auto"/>
        <w:rPr>
          <w:ins w:id="143" w:author="Unknown"/>
          <w:rFonts w:ascii="Times New Roman" w:eastAsia="Times New Roman" w:hAnsi="Times New Roman" w:cs="Times New Roman"/>
          <w:sz w:val="24"/>
          <w:szCs w:val="24"/>
        </w:rPr>
      </w:pPr>
      <w:ins w:id="144" w:author="Unknown">
        <w:r w:rsidRPr="00673557">
          <w:rPr>
            <w:rFonts w:ascii="Times New Roman" w:eastAsia="Times New Roman" w:hAnsi="Times New Roman" w:cs="Times New Roman"/>
            <w:sz w:val="24"/>
            <w:szCs w:val="24"/>
          </w:rPr>
          <w:t>A. mine</w:t>
        </w:r>
      </w:ins>
    </w:p>
    <w:p w:rsidR="00673557" w:rsidRPr="00673557" w:rsidRDefault="00673557" w:rsidP="00673557">
      <w:pPr>
        <w:shd w:val="clear" w:color="auto" w:fill="FFFFFF"/>
        <w:spacing w:after="0" w:line="240" w:lineRule="auto"/>
        <w:rPr>
          <w:ins w:id="145" w:author="Unknown"/>
          <w:rFonts w:ascii="Times New Roman" w:eastAsia="Times New Roman" w:hAnsi="Times New Roman" w:cs="Times New Roman"/>
          <w:sz w:val="24"/>
          <w:szCs w:val="24"/>
        </w:rPr>
      </w:pPr>
      <w:ins w:id="146" w:author="Unknown">
        <w:r w:rsidRPr="00673557">
          <w:rPr>
            <w:rFonts w:ascii="Times New Roman" w:eastAsia="Times New Roman" w:hAnsi="Times New Roman" w:cs="Times New Roman"/>
            <w:sz w:val="24"/>
            <w:szCs w:val="24"/>
          </w:rPr>
          <w:t>B. yours</w:t>
        </w:r>
      </w:ins>
    </w:p>
    <w:p w:rsidR="00673557" w:rsidRPr="00673557" w:rsidRDefault="00673557" w:rsidP="00673557">
      <w:pPr>
        <w:shd w:val="clear" w:color="auto" w:fill="FFFFFF"/>
        <w:spacing w:after="0" w:line="240" w:lineRule="auto"/>
        <w:rPr>
          <w:ins w:id="147" w:author="Unknown"/>
          <w:rFonts w:ascii="Times New Roman" w:eastAsia="Times New Roman" w:hAnsi="Times New Roman" w:cs="Times New Roman"/>
          <w:sz w:val="24"/>
          <w:szCs w:val="24"/>
        </w:rPr>
      </w:pPr>
      <w:ins w:id="148" w:author="Unknown">
        <w:r w:rsidRPr="00673557">
          <w:rPr>
            <w:rFonts w:ascii="Times New Roman" w:eastAsia="Times New Roman" w:hAnsi="Times New Roman" w:cs="Times New Roman"/>
            <w:sz w:val="24"/>
            <w:szCs w:val="24"/>
          </w:rPr>
          <w:t>C. my</w:t>
        </w:r>
      </w:ins>
    </w:p>
    <w:p w:rsidR="00673557" w:rsidRPr="00673557" w:rsidRDefault="00673557" w:rsidP="00673557">
      <w:pPr>
        <w:shd w:val="clear" w:color="auto" w:fill="FFFFFF"/>
        <w:spacing w:after="0" w:line="240" w:lineRule="auto"/>
        <w:rPr>
          <w:ins w:id="149" w:author="Unknown"/>
          <w:rFonts w:ascii="Times New Roman" w:eastAsia="Times New Roman" w:hAnsi="Times New Roman" w:cs="Times New Roman"/>
          <w:sz w:val="24"/>
          <w:szCs w:val="24"/>
        </w:rPr>
      </w:pPr>
      <w:ins w:id="150" w:author="Unknown">
        <w:r w:rsidRPr="00673557">
          <w:rPr>
            <w:rFonts w:ascii="Times New Roman" w:eastAsia="Times New Roman" w:hAnsi="Times New Roman" w:cs="Times New Roman"/>
            <w:sz w:val="24"/>
            <w:szCs w:val="24"/>
          </w:rPr>
          <w:t>8. _____________ dog is always so friendly</w:t>
        </w:r>
      </w:ins>
    </w:p>
    <w:p w:rsidR="00673557" w:rsidRPr="00673557" w:rsidRDefault="00673557" w:rsidP="00673557">
      <w:pPr>
        <w:shd w:val="clear" w:color="auto" w:fill="FFFFFF"/>
        <w:spacing w:after="0" w:line="240" w:lineRule="auto"/>
        <w:rPr>
          <w:ins w:id="151" w:author="Unknown"/>
          <w:rFonts w:ascii="Times New Roman" w:eastAsia="Times New Roman" w:hAnsi="Times New Roman" w:cs="Times New Roman"/>
          <w:sz w:val="24"/>
          <w:szCs w:val="24"/>
        </w:rPr>
      </w:pPr>
      <w:ins w:id="152" w:author="Unknown">
        <w:r w:rsidRPr="00673557">
          <w:rPr>
            <w:rFonts w:ascii="Times New Roman" w:eastAsia="Times New Roman" w:hAnsi="Times New Roman" w:cs="Times New Roman"/>
            <w:sz w:val="24"/>
            <w:szCs w:val="24"/>
          </w:rPr>
          <w:t>A. There</w:t>
        </w:r>
      </w:ins>
    </w:p>
    <w:p w:rsidR="00673557" w:rsidRPr="00673557" w:rsidRDefault="00673557" w:rsidP="00673557">
      <w:pPr>
        <w:shd w:val="clear" w:color="auto" w:fill="FFFFFF"/>
        <w:spacing w:after="0" w:line="240" w:lineRule="auto"/>
        <w:rPr>
          <w:ins w:id="153" w:author="Unknown"/>
          <w:rFonts w:ascii="Times New Roman" w:eastAsia="Times New Roman" w:hAnsi="Times New Roman" w:cs="Times New Roman"/>
          <w:sz w:val="24"/>
          <w:szCs w:val="24"/>
        </w:rPr>
      </w:pPr>
      <w:ins w:id="154" w:author="Unknown">
        <w:r w:rsidRPr="00673557">
          <w:rPr>
            <w:rFonts w:ascii="Times New Roman" w:eastAsia="Times New Roman" w:hAnsi="Times New Roman" w:cs="Times New Roman"/>
            <w:sz w:val="24"/>
            <w:szCs w:val="24"/>
          </w:rPr>
          <w:t>B. They</w:t>
        </w:r>
      </w:ins>
    </w:p>
    <w:p w:rsidR="00673557" w:rsidRPr="00673557" w:rsidRDefault="00673557" w:rsidP="00673557">
      <w:pPr>
        <w:shd w:val="clear" w:color="auto" w:fill="FFFFFF"/>
        <w:spacing w:after="0" w:line="240" w:lineRule="auto"/>
        <w:rPr>
          <w:ins w:id="155" w:author="Unknown"/>
          <w:rFonts w:ascii="Times New Roman" w:eastAsia="Times New Roman" w:hAnsi="Times New Roman" w:cs="Times New Roman"/>
          <w:sz w:val="24"/>
          <w:szCs w:val="24"/>
        </w:rPr>
      </w:pPr>
      <w:ins w:id="156" w:author="Unknown">
        <w:r w:rsidRPr="00673557">
          <w:rPr>
            <w:rFonts w:ascii="Times New Roman" w:eastAsia="Times New Roman" w:hAnsi="Times New Roman" w:cs="Times New Roman"/>
            <w:sz w:val="24"/>
            <w:szCs w:val="24"/>
          </w:rPr>
          <w:t>C. Their</w:t>
        </w:r>
      </w:ins>
    </w:p>
    <w:p w:rsidR="00673557" w:rsidRPr="00673557" w:rsidRDefault="00673557" w:rsidP="00673557">
      <w:pPr>
        <w:shd w:val="clear" w:color="auto" w:fill="FFFFFF"/>
        <w:spacing w:after="0" w:line="240" w:lineRule="auto"/>
        <w:rPr>
          <w:ins w:id="157" w:author="Unknown"/>
          <w:rFonts w:ascii="Times New Roman" w:eastAsia="Times New Roman" w:hAnsi="Times New Roman" w:cs="Times New Roman"/>
          <w:sz w:val="24"/>
          <w:szCs w:val="24"/>
        </w:rPr>
      </w:pPr>
      <w:ins w:id="158" w:author="Unknown">
        <w:r w:rsidRPr="00673557">
          <w:rPr>
            <w:rFonts w:ascii="Times New Roman" w:eastAsia="Times New Roman" w:hAnsi="Times New Roman" w:cs="Times New Roman"/>
            <w:sz w:val="24"/>
            <w:szCs w:val="24"/>
          </w:rPr>
          <w:lastRenderedPageBreak/>
          <w:t>9. My sister gets along well with _____________.</w:t>
        </w:r>
      </w:ins>
    </w:p>
    <w:p w:rsidR="00673557" w:rsidRPr="00673557" w:rsidRDefault="00673557" w:rsidP="00673557">
      <w:pPr>
        <w:shd w:val="clear" w:color="auto" w:fill="FFFFFF"/>
        <w:spacing w:after="0" w:line="240" w:lineRule="auto"/>
        <w:rPr>
          <w:ins w:id="159" w:author="Unknown"/>
          <w:rFonts w:ascii="Times New Roman" w:eastAsia="Times New Roman" w:hAnsi="Times New Roman" w:cs="Times New Roman"/>
          <w:sz w:val="24"/>
          <w:szCs w:val="24"/>
        </w:rPr>
      </w:pPr>
      <w:ins w:id="160" w:author="Unknown">
        <w:r w:rsidRPr="00673557">
          <w:rPr>
            <w:rFonts w:ascii="Times New Roman" w:eastAsia="Times New Roman" w:hAnsi="Times New Roman" w:cs="Times New Roman"/>
            <w:sz w:val="24"/>
            <w:szCs w:val="24"/>
          </w:rPr>
          <w:t>A. yours</w:t>
        </w:r>
      </w:ins>
    </w:p>
    <w:p w:rsidR="00673557" w:rsidRPr="00673557" w:rsidRDefault="00673557" w:rsidP="00673557">
      <w:pPr>
        <w:shd w:val="clear" w:color="auto" w:fill="FFFFFF"/>
        <w:spacing w:after="0" w:line="240" w:lineRule="auto"/>
        <w:rPr>
          <w:ins w:id="161" w:author="Unknown"/>
          <w:rFonts w:ascii="Times New Roman" w:eastAsia="Times New Roman" w:hAnsi="Times New Roman" w:cs="Times New Roman"/>
          <w:sz w:val="24"/>
          <w:szCs w:val="24"/>
        </w:rPr>
      </w:pPr>
      <w:ins w:id="162" w:author="Unknown">
        <w:r w:rsidRPr="00673557">
          <w:rPr>
            <w:rFonts w:ascii="Times New Roman" w:eastAsia="Times New Roman" w:hAnsi="Times New Roman" w:cs="Times New Roman"/>
            <w:sz w:val="24"/>
            <w:szCs w:val="24"/>
          </w:rPr>
          <w:t>B. you</w:t>
        </w:r>
      </w:ins>
    </w:p>
    <w:p w:rsidR="00673557" w:rsidRPr="00673557" w:rsidRDefault="00673557" w:rsidP="00673557">
      <w:pPr>
        <w:shd w:val="clear" w:color="auto" w:fill="FFFFFF"/>
        <w:spacing w:after="0" w:line="240" w:lineRule="auto"/>
        <w:rPr>
          <w:ins w:id="163" w:author="Unknown"/>
          <w:rFonts w:ascii="Times New Roman" w:eastAsia="Times New Roman" w:hAnsi="Times New Roman" w:cs="Times New Roman"/>
          <w:sz w:val="24"/>
          <w:szCs w:val="24"/>
        </w:rPr>
      </w:pPr>
      <w:ins w:id="164" w:author="Unknown">
        <w:r w:rsidRPr="00673557">
          <w:rPr>
            <w:rFonts w:ascii="Times New Roman" w:eastAsia="Times New Roman" w:hAnsi="Times New Roman" w:cs="Times New Roman"/>
            <w:sz w:val="24"/>
            <w:szCs w:val="24"/>
          </w:rPr>
          <w:t>C. your</w:t>
        </w:r>
      </w:ins>
    </w:p>
    <w:p w:rsidR="00673557" w:rsidRPr="00673557" w:rsidRDefault="00673557" w:rsidP="00673557">
      <w:pPr>
        <w:shd w:val="clear" w:color="auto" w:fill="FFFFFF"/>
        <w:spacing w:after="0" w:line="240" w:lineRule="auto"/>
        <w:rPr>
          <w:ins w:id="165" w:author="Unknown"/>
          <w:rFonts w:ascii="Times New Roman" w:eastAsia="Times New Roman" w:hAnsi="Times New Roman" w:cs="Times New Roman"/>
          <w:sz w:val="24"/>
          <w:szCs w:val="24"/>
        </w:rPr>
      </w:pPr>
      <w:ins w:id="166" w:author="Unknown">
        <w:r w:rsidRPr="00673557">
          <w:rPr>
            <w:rFonts w:ascii="Times New Roman" w:eastAsia="Times New Roman" w:hAnsi="Times New Roman" w:cs="Times New Roman"/>
            <w:sz w:val="24"/>
            <w:szCs w:val="24"/>
          </w:rPr>
          <w:t>10. I looked everywhere for my keys but I could only find _____________.</w:t>
        </w:r>
      </w:ins>
    </w:p>
    <w:p w:rsidR="00673557" w:rsidRPr="00673557" w:rsidRDefault="00673557" w:rsidP="00673557">
      <w:pPr>
        <w:shd w:val="clear" w:color="auto" w:fill="FFFFFF"/>
        <w:spacing w:after="0" w:line="240" w:lineRule="auto"/>
        <w:rPr>
          <w:ins w:id="167" w:author="Unknown"/>
          <w:rFonts w:ascii="Times New Roman" w:eastAsia="Times New Roman" w:hAnsi="Times New Roman" w:cs="Times New Roman"/>
          <w:sz w:val="24"/>
          <w:szCs w:val="24"/>
        </w:rPr>
      </w:pPr>
      <w:ins w:id="168" w:author="Unknown">
        <w:r w:rsidRPr="00673557">
          <w:rPr>
            <w:rFonts w:ascii="Times New Roman" w:eastAsia="Times New Roman" w:hAnsi="Times New Roman" w:cs="Times New Roman"/>
            <w:sz w:val="24"/>
            <w:szCs w:val="24"/>
          </w:rPr>
          <w:t>A. your</w:t>
        </w:r>
      </w:ins>
    </w:p>
    <w:p w:rsidR="00673557" w:rsidRPr="00673557" w:rsidRDefault="00673557" w:rsidP="00673557">
      <w:pPr>
        <w:shd w:val="clear" w:color="auto" w:fill="FFFFFF"/>
        <w:spacing w:after="0" w:line="240" w:lineRule="auto"/>
        <w:rPr>
          <w:ins w:id="169" w:author="Unknown"/>
          <w:rFonts w:ascii="Times New Roman" w:eastAsia="Times New Roman" w:hAnsi="Times New Roman" w:cs="Times New Roman"/>
          <w:sz w:val="24"/>
          <w:szCs w:val="24"/>
        </w:rPr>
      </w:pPr>
      <w:ins w:id="170" w:author="Unknown">
        <w:r w:rsidRPr="00673557">
          <w:rPr>
            <w:rFonts w:ascii="Times New Roman" w:eastAsia="Times New Roman" w:hAnsi="Times New Roman" w:cs="Times New Roman"/>
            <w:sz w:val="24"/>
            <w:szCs w:val="24"/>
          </w:rPr>
          <w:t>B. yours</w:t>
        </w:r>
      </w:ins>
    </w:p>
    <w:p w:rsidR="00673557" w:rsidRPr="00673557" w:rsidRDefault="00673557" w:rsidP="00673557">
      <w:pPr>
        <w:shd w:val="clear" w:color="auto" w:fill="FFFFFF"/>
        <w:spacing w:after="0" w:line="240" w:lineRule="auto"/>
        <w:rPr>
          <w:ins w:id="171" w:author="Unknown"/>
          <w:rFonts w:ascii="Times New Roman" w:eastAsia="Times New Roman" w:hAnsi="Times New Roman" w:cs="Times New Roman"/>
          <w:sz w:val="24"/>
          <w:szCs w:val="24"/>
        </w:rPr>
      </w:pPr>
      <w:ins w:id="172" w:author="Unknown">
        <w:r w:rsidRPr="00673557">
          <w:rPr>
            <w:rFonts w:ascii="Times New Roman" w:eastAsia="Times New Roman" w:hAnsi="Times New Roman" w:cs="Times New Roman"/>
            <w:sz w:val="24"/>
            <w:szCs w:val="24"/>
          </w:rPr>
          <w:t>C. them</w:t>
        </w:r>
      </w:ins>
    </w:p>
    <w:p w:rsidR="00673557" w:rsidRPr="00673557" w:rsidRDefault="00673557" w:rsidP="00673557">
      <w:pPr>
        <w:shd w:val="clear" w:color="auto" w:fill="FFFFFF"/>
        <w:spacing w:after="0" w:line="240" w:lineRule="auto"/>
        <w:rPr>
          <w:ins w:id="173" w:author="Unknown"/>
          <w:rFonts w:ascii="Times New Roman" w:eastAsia="Times New Roman" w:hAnsi="Times New Roman" w:cs="Times New Roman"/>
          <w:sz w:val="24"/>
          <w:szCs w:val="24"/>
        </w:rPr>
      </w:pPr>
      <w:ins w:id="174" w:author="Unknown">
        <w:r w:rsidRPr="00673557">
          <w:rPr>
            <w:rFonts w:ascii="Times New Roman" w:eastAsia="Times New Roman" w:hAnsi="Times New Roman" w:cs="Times New Roman"/>
            <w:b/>
            <w:bCs/>
            <w:sz w:val="24"/>
            <w:szCs w:val="24"/>
            <w:bdr w:val="none" w:sz="0" w:space="0" w:color="auto" w:frame="1"/>
          </w:rPr>
          <w:t>Exercise 6: Write the possessive adjectives</w:t>
        </w:r>
      </w:ins>
    </w:p>
    <w:tbl>
      <w:tblPr>
        <w:tblW w:w="10410" w:type="dxa"/>
        <w:shd w:val="clear" w:color="auto" w:fill="FFFFFF"/>
        <w:tblCellMar>
          <w:left w:w="0" w:type="dxa"/>
          <w:right w:w="0" w:type="dxa"/>
        </w:tblCellMar>
        <w:tblLook w:val="04A0" w:firstRow="1" w:lastRow="0" w:firstColumn="1" w:lastColumn="0" w:noHBand="0" w:noVBand="1"/>
      </w:tblPr>
      <w:tblGrid>
        <w:gridCol w:w="5197"/>
        <w:gridCol w:w="5213"/>
      </w:tblGrid>
      <w:tr w:rsidR="00673557" w:rsidRPr="00673557" w:rsidTr="00673557">
        <w:tc>
          <w:tcPr>
            <w:tcW w:w="505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1. (I) _________ sister is ten years old</w:t>
            </w:r>
          </w:p>
        </w:tc>
        <w:tc>
          <w:tcPr>
            <w:tcW w:w="507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2. (He) _________ eyes are blue</w:t>
            </w:r>
          </w:p>
        </w:tc>
      </w:tr>
      <w:tr w:rsidR="00673557" w:rsidRPr="00673557" w:rsidTr="00673557">
        <w:tc>
          <w:tcPr>
            <w:tcW w:w="505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3. (They) _________ car is red</w:t>
            </w:r>
          </w:p>
        </w:tc>
        <w:tc>
          <w:tcPr>
            <w:tcW w:w="507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4. (We) _________ dog is white</w:t>
            </w:r>
          </w:p>
        </w:tc>
      </w:tr>
      <w:tr w:rsidR="00673557" w:rsidRPr="00673557" w:rsidTr="00673557">
        <w:tc>
          <w:tcPr>
            <w:tcW w:w="505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5. (You) _________ bicycles are old</w:t>
            </w:r>
          </w:p>
        </w:tc>
        <w:tc>
          <w:tcPr>
            <w:tcW w:w="507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6. (She) _________ house is big</w:t>
            </w:r>
          </w:p>
        </w:tc>
      </w:tr>
      <w:tr w:rsidR="00673557" w:rsidRPr="00673557" w:rsidTr="00673557">
        <w:tc>
          <w:tcPr>
            <w:tcW w:w="505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7. (He) _________ father is doctor</w:t>
            </w:r>
          </w:p>
        </w:tc>
        <w:tc>
          <w:tcPr>
            <w:tcW w:w="507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8. (I) _________ sister is Mary</w:t>
            </w:r>
          </w:p>
        </w:tc>
      </w:tr>
    </w:tbl>
    <w:p w:rsidR="00673557" w:rsidRPr="00673557" w:rsidRDefault="00673557" w:rsidP="00673557">
      <w:pPr>
        <w:shd w:val="clear" w:color="auto" w:fill="FFFFFF"/>
        <w:spacing w:after="0" w:line="240" w:lineRule="auto"/>
        <w:rPr>
          <w:ins w:id="175" w:author="Unknown"/>
          <w:rFonts w:ascii="Times New Roman" w:eastAsia="Times New Roman" w:hAnsi="Times New Roman" w:cs="Times New Roman"/>
          <w:sz w:val="24"/>
          <w:szCs w:val="24"/>
        </w:rPr>
      </w:pPr>
      <w:ins w:id="176" w:author="Unknown">
        <w:r w:rsidRPr="00673557">
          <w:rPr>
            <w:rFonts w:ascii="Times New Roman" w:eastAsia="Times New Roman" w:hAnsi="Times New Roman" w:cs="Times New Roman"/>
            <w:b/>
            <w:bCs/>
            <w:sz w:val="24"/>
            <w:szCs w:val="24"/>
            <w:bdr w:val="none" w:sz="0" w:space="0" w:color="auto" w:frame="1"/>
          </w:rPr>
          <w:t>Exercise 7: Read the story and fill in the blanks with proper words</w:t>
        </w:r>
      </w:ins>
    </w:p>
    <w:p w:rsidR="00673557" w:rsidRPr="00673557" w:rsidRDefault="00673557" w:rsidP="00673557">
      <w:pPr>
        <w:shd w:val="clear" w:color="auto" w:fill="FFFFFF"/>
        <w:spacing w:after="0" w:line="240" w:lineRule="auto"/>
        <w:rPr>
          <w:ins w:id="177" w:author="Unknown"/>
          <w:rFonts w:ascii="Times New Roman" w:eastAsia="Times New Roman" w:hAnsi="Times New Roman" w:cs="Times New Roman"/>
          <w:sz w:val="24"/>
          <w:szCs w:val="24"/>
        </w:rPr>
      </w:pPr>
      <w:ins w:id="178" w:author="Unknown">
        <w:r w:rsidRPr="00673557">
          <w:rPr>
            <w:rFonts w:ascii="Times New Roman" w:eastAsia="Times New Roman" w:hAnsi="Times New Roman" w:cs="Times New Roman"/>
            <w:sz w:val="24"/>
            <w:szCs w:val="24"/>
          </w:rPr>
          <w:t>Last year we went to Antalya to visit 1) ____________ grandparents. 2) ____________ were very glad to see 3) ____________. 4) ____________ was a very good holiday for 5) ____________. We went swimming with 6) ____________brother. 7) ____________ swims well. 8) ____________ had picnics all together. The picnics were very funny. My grandmother made sandwiches for 9) ____________. 10</w:t>
        </w:r>
        <w:proofErr w:type="gramStart"/>
        <w:r w:rsidRPr="00673557">
          <w:rPr>
            <w:rFonts w:ascii="Times New Roman" w:eastAsia="Times New Roman" w:hAnsi="Times New Roman" w:cs="Times New Roman"/>
            <w:sz w:val="24"/>
            <w:szCs w:val="24"/>
          </w:rPr>
          <w:t>)_</w:t>
        </w:r>
        <w:proofErr w:type="gramEnd"/>
        <w:r w:rsidRPr="00673557">
          <w:rPr>
            <w:rFonts w:ascii="Times New Roman" w:eastAsia="Times New Roman" w:hAnsi="Times New Roman" w:cs="Times New Roman"/>
            <w:sz w:val="24"/>
            <w:szCs w:val="24"/>
          </w:rPr>
          <w:t>___________ makes really delicious sandwiches. I love all 11) ____________ meals.</w:t>
        </w:r>
      </w:ins>
    </w:p>
    <w:p w:rsidR="00673557" w:rsidRPr="00673557" w:rsidRDefault="00673557" w:rsidP="00673557">
      <w:pPr>
        <w:shd w:val="clear" w:color="auto" w:fill="FFFFFF"/>
        <w:spacing w:after="0" w:line="240" w:lineRule="auto"/>
        <w:rPr>
          <w:ins w:id="179" w:author="Unknown"/>
          <w:rFonts w:ascii="Times New Roman" w:eastAsia="Times New Roman" w:hAnsi="Times New Roman" w:cs="Times New Roman"/>
          <w:sz w:val="24"/>
          <w:szCs w:val="24"/>
        </w:rPr>
      </w:pPr>
      <w:ins w:id="180" w:author="Unknown">
        <w:r w:rsidRPr="00673557">
          <w:rPr>
            <w:rFonts w:ascii="Times New Roman" w:eastAsia="Times New Roman" w:hAnsi="Times New Roman" w:cs="Times New Roman"/>
            <w:sz w:val="24"/>
            <w:szCs w:val="24"/>
          </w:rPr>
          <w:t>12) ____________ father and mother went to discos at night. 13) ____________ like dancing and at the weekend 14) ____________ go to a dance club. While 15) ____________ parents were out, 16) ____________ grandfather told us funny stories. 17) ____________ laughed all night. 18) ____________grandmother made pop-corn for 19) ____________.</w:t>
        </w:r>
      </w:ins>
    </w:p>
    <w:p w:rsidR="00673557" w:rsidRPr="00673557" w:rsidRDefault="00673557" w:rsidP="00673557">
      <w:pPr>
        <w:shd w:val="clear" w:color="auto" w:fill="FFFFFF"/>
        <w:spacing w:after="0" w:line="240" w:lineRule="auto"/>
        <w:rPr>
          <w:ins w:id="181" w:author="Unknown"/>
          <w:rFonts w:ascii="Times New Roman" w:eastAsia="Times New Roman" w:hAnsi="Times New Roman" w:cs="Times New Roman"/>
          <w:sz w:val="24"/>
          <w:szCs w:val="24"/>
        </w:rPr>
      </w:pPr>
      <w:proofErr w:type="gramStart"/>
      <w:ins w:id="182" w:author="Unknown">
        <w:r w:rsidRPr="00673557">
          <w:rPr>
            <w:rFonts w:ascii="Times New Roman" w:eastAsia="Times New Roman" w:hAnsi="Times New Roman" w:cs="Times New Roman"/>
            <w:sz w:val="24"/>
            <w:szCs w:val="24"/>
          </w:rPr>
          <w:t>In the mornings 20) ____________had breakfast in the garden.</w:t>
        </w:r>
        <w:proofErr w:type="gramEnd"/>
        <w:r w:rsidRPr="00673557">
          <w:rPr>
            <w:rFonts w:ascii="Times New Roman" w:eastAsia="Times New Roman" w:hAnsi="Times New Roman" w:cs="Times New Roman"/>
            <w:sz w:val="24"/>
            <w:szCs w:val="24"/>
          </w:rPr>
          <w:t xml:space="preserve"> 21) ____________ was full of flowers. There were ducks and hens in the garden. 22) ____________ played with the ducks and the hen. 23) ____________ </w:t>
        </w:r>
        <w:proofErr w:type="gramStart"/>
        <w:r w:rsidRPr="00673557">
          <w:rPr>
            <w:rFonts w:ascii="Times New Roman" w:eastAsia="Times New Roman" w:hAnsi="Times New Roman" w:cs="Times New Roman"/>
            <w:sz w:val="24"/>
            <w:szCs w:val="24"/>
          </w:rPr>
          <w:t>were</w:t>
        </w:r>
        <w:proofErr w:type="gramEnd"/>
        <w:r w:rsidRPr="00673557">
          <w:rPr>
            <w:rFonts w:ascii="Times New Roman" w:eastAsia="Times New Roman" w:hAnsi="Times New Roman" w:cs="Times New Roman"/>
            <w:sz w:val="24"/>
            <w:szCs w:val="24"/>
          </w:rPr>
          <w:t xml:space="preserve"> very lovely. 24) ____________ was a very beautiful holiday. 25) ____________ am waiting for next visit to 26) ____________ parents impatiently.</w:t>
        </w:r>
      </w:ins>
    </w:p>
    <w:p w:rsidR="00673557" w:rsidRPr="00673557" w:rsidRDefault="00673557" w:rsidP="00673557">
      <w:pPr>
        <w:shd w:val="clear" w:color="auto" w:fill="FFFFFF"/>
        <w:spacing w:after="0" w:line="240" w:lineRule="auto"/>
        <w:rPr>
          <w:ins w:id="183" w:author="Unknown"/>
          <w:rFonts w:ascii="Times New Roman" w:eastAsia="Times New Roman" w:hAnsi="Times New Roman" w:cs="Times New Roman"/>
          <w:sz w:val="24"/>
          <w:szCs w:val="24"/>
        </w:rPr>
      </w:pPr>
      <w:ins w:id="184" w:author="Unknown">
        <w:r w:rsidRPr="00673557">
          <w:rPr>
            <w:rFonts w:ascii="Times New Roman" w:eastAsia="Times New Roman" w:hAnsi="Times New Roman" w:cs="Times New Roman"/>
            <w:b/>
            <w:bCs/>
            <w:sz w:val="24"/>
            <w:szCs w:val="24"/>
            <w:bdr w:val="none" w:sz="0" w:space="0" w:color="auto" w:frame="1"/>
          </w:rPr>
          <w:t>Exercise 8: Fill in the blanks with proper words</w:t>
        </w:r>
      </w:ins>
    </w:p>
    <w:p w:rsidR="00673557" w:rsidRPr="00673557" w:rsidRDefault="00673557" w:rsidP="00673557">
      <w:pPr>
        <w:shd w:val="clear" w:color="auto" w:fill="FFFFFF"/>
        <w:spacing w:after="0" w:line="240" w:lineRule="auto"/>
        <w:rPr>
          <w:ins w:id="185" w:author="Unknown"/>
          <w:rFonts w:ascii="Times New Roman" w:eastAsia="Times New Roman" w:hAnsi="Times New Roman" w:cs="Times New Roman"/>
          <w:sz w:val="24"/>
          <w:szCs w:val="24"/>
        </w:rPr>
      </w:pPr>
      <w:ins w:id="186" w:author="Unknown">
        <w:r w:rsidRPr="00673557">
          <w:rPr>
            <w:rFonts w:ascii="Times New Roman" w:eastAsia="Times New Roman" w:hAnsi="Times New Roman" w:cs="Times New Roman"/>
            <w:sz w:val="24"/>
            <w:szCs w:val="24"/>
          </w:rPr>
          <w:t>1. My father goes to work by ____________ car. ____________ drives well.</w:t>
        </w:r>
      </w:ins>
    </w:p>
    <w:p w:rsidR="00673557" w:rsidRPr="00673557" w:rsidRDefault="00673557" w:rsidP="00673557">
      <w:pPr>
        <w:shd w:val="clear" w:color="auto" w:fill="FFFFFF"/>
        <w:spacing w:after="0" w:line="240" w:lineRule="auto"/>
        <w:rPr>
          <w:ins w:id="187" w:author="Unknown"/>
          <w:rFonts w:ascii="Times New Roman" w:eastAsia="Times New Roman" w:hAnsi="Times New Roman" w:cs="Times New Roman"/>
          <w:sz w:val="24"/>
          <w:szCs w:val="24"/>
        </w:rPr>
      </w:pPr>
      <w:ins w:id="188" w:author="Unknown">
        <w:r w:rsidRPr="00673557">
          <w:rPr>
            <w:rFonts w:ascii="Times New Roman" w:eastAsia="Times New Roman" w:hAnsi="Times New Roman" w:cs="Times New Roman"/>
            <w:sz w:val="24"/>
            <w:szCs w:val="24"/>
          </w:rPr>
          <w:t xml:space="preserve">2. ____________ is </w:t>
        </w:r>
        <w:proofErr w:type="spellStart"/>
        <w:r w:rsidRPr="00673557">
          <w:rPr>
            <w:rFonts w:ascii="Times New Roman" w:eastAsia="Times New Roman" w:hAnsi="Times New Roman" w:cs="Times New Roman"/>
            <w:sz w:val="24"/>
            <w:szCs w:val="24"/>
          </w:rPr>
          <w:t>boirng</w:t>
        </w:r>
        <w:proofErr w:type="spellEnd"/>
        <w:r w:rsidRPr="00673557">
          <w:rPr>
            <w:rFonts w:ascii="Times New Roman" w:eastAsia="Times New Roman" w:hAnsi="Times New Roman" w:cs="Times New Roman"/>
            <w:sz w:val="24"/>
            <w:szCs w:val="24"/>
          </w:rPr>
          <w:t xml:space="preserve"> to stay at home. There is nothing to do.</w:t>
        </w:r>
      </w:ins>
    </w:p>
    <w:p w:rsidR="00673557" w:rsidRPr="00673557" w:rsidRDefault="00673557" w:rsidP="00673557">
      <w:pPr>
        <w:shd w:val="clear" w:color="auto" w:fill="FFFFFF"/>
        <w:spacing w:after="0" w:line="240" w:lineRule="auto"/>
        <w:rPr>
          <w:ins w:id="189" w:author="Unknown"/>
          <w:rFonts w:ascii="Times New Roman" w:eastAsia="Times New Roman" w:hAnsi="Times New Roman" w:cs="Times New Roman"/>
          <w:sz w:val="24"/>
          <w:szCs w:val="24"/>
        </w:rPr>
      </w:pPr>
      <w:ins w:id="190" w:author="Unknown">
        <w:r w:rsidRPr="00673557">
          <w:rPr>
            <w:rFonts w:ascii="Times New Roman" w:eastAsia="Times New Roman" w:hAnsi="Times New Roman" w:cs="Times New Roman"/>
            <w:sz w:val="24"/>
            <w:szCs w:val="24"/>
          </w:rPr>
          <w:t xml:space="preserve">3. In ____________ free time, I play the </w:t>
        </w:r>
        <w:proofErr w:type="spellStart"/>
        <w:r w:rsidRPr="00673557">
          <w:rPr>
            <w:rFonts w:ascii="Times New Roman" w:eastAsia="Times New Roman" w:hAnsi="Times New Roman" w:cs="Times New Roman"/>
            <w:sz w:val="24"/>
            <w:szCs w:val="24"/>
          </w:rPr>
          <w:t>pinao</w:t>
        </w:r>
        <w:proofErr w:type="spellEnd"/>
        <w:r w:rsidRPr="00673557">
          <w:rPr>
            <w:rFonts w:ascii="Times New Roman" w:eastAsia="Times New Roman" w:hAnsi="Times New Roman" w:cs="Times New Roman"/>
            <w:sz w:val="24"/>
            <w:szCs w:val="24"/>
          </w:rPr>
          <w:t xml:space="preserve"> with ____________ mother</w:t>
        </w:r>
      </w:ins>
    </w:p>
    <w:p w:rsidR="00673557" w:rsidRPr="00673557" w:rsidRDefault="00673557" w:rsidP="00673557">
      <w:pPr>
        <w:shd w:val="clear" w:color="auto" w:fill="FFFFFF"/>
        <w:spacing w:after="0" w:line="240" w:lineRule="auto"/>
        <w:rPr>
          <w:ins w:id="191" w:author="Unknown"/>
          <w:rFonts w:ascii="Times New Roman" w:eastAsia="Times New Roman" w:hAnsi="Times New Roman" w:cs="Times New Roman"/>
          <w:sz w:val="24"/>
          <w:szCs w:val="24"/>
        </w:rPr>
      </w:pPr>
      <w:ins w:id="192" w:author="Unknown">
        <w:r w:rsidRPr="00673557">
          <w:rPr>
            <w:rFonts w:ascii="Times New Roman" w:eastAsia="Times New Roman" w:hAnsi="Times New Roman" w:cs="Times New Roman"/>
            <w:sz w:val="24"/>
            <w:szCs w:val="24"/>
          </w:rPr>
          <w:t>4. My little cat is very lovely. ____________ loves milk.</w:t>
        </w:r>
      </w:ins>
    </w:p>
    <w:p w:rsidR="00673557" w:rsidRPr="00673557" w:rsidRDefault="00673557" w:rsidP="00673557">
      <w:pPr>
        <w:shd w:val="clear" w:color="auto" w:fill="FFFFFF"/>
        <w:spacing w:after="0" w:line="240" w:lineRule="auto"/>
        <w:rPr>
          <w:ins w:id="193" w:author="Unknown"/>
          <w:rFonts w:ascii="Times New Roman" w:eastAsia="Times New Roman" w:hAnsi="Times New Roman" w:cs="Times New Roman"/>
          <w:sz w:val="24"/>
          <w:szCs w:val="24"/>
        </w:rPr>
      </w:pPr>
      <w:ins w:id="194" w:author="Unknown">
        <w:r w:rsidRPr="00673557">
          <w:rPr>
            <w:rFonts w:ascii="Times New Roman" w:eastAsia="Times New Roman" w:hAnsi="Times New Roman" w:cs="Times New Roman"/>
            <w:sz w:val="24"/>
            <w:szCs w:val="24"/>
          </w:rPr>
          <w:t>5. Su and Ali are good friends. ____________ are always together.</w:t>
        </w:r>
      </w:ins>
    </w:p>
    <w:p w:rsidR="00673557" w:rsidRPr="00673557" w:rsidRDefault="00673557" w:rsidP="00673557">
      <w:pPr>
        <w:shd w:val="clear" w:color="auto" w:fill="FFFFFF"/>
        <w:spacing w:after="0" w:line="240" w:lineRule="auto"/>
        <w:rPr>
          <w:ins w:id="195" w:author="Unknown"/>
          <w:rFonts w:ascii="Times New Roman" w:eastAsia="Times New Roman" w:hAnsi="Times New Roman" w:cs="Times New Roman"/>
          <w:sz w:val="24"/>
          <w:szCs w:val="24"/>
        </w:rPr>
      </w:pPr>
      <w:ins w:id="196" w:author="Unknown">
        <w:r w:rsidRPr="00673557">
          <w:rPr>
            <w:rFonts w:ascii="Times New Roman" w:eastAsia="Times New Roman" w:hAnsi="Times New Roman" w:cs="Times New Roman"/>
            <w:sz w:val="24"/>
            <w:szCs w:val="24"/>
          </w:rPr>
          <w:t>6. Anna plays football on Saturday nights. ____________ plays wonderful.</w:t>
        </w:r>
      </w:ins>
    </w:p>
    <w:p w:rsidR="00673557" w:rsidRPr="00673557" w:rsidRDefault="00673557" w:rsidP="00673557">
      <w:pPr>
        <w:shd w:val="clear" w:color="auto" w:fill="FFFFFF"/>
        <w:spacing w:after="0" w:line="240" w:lineRule="auto"/>
        <w:rPr>
          <w:ins w:id="197" w:author="Unknown"/>
          <w:rFonts w:ascii="Times New Roman" w:eastAsia="Times New Roman" w:hAnsi="Times New Roman" w:cs="Times New Roman"/>
          <w:sz w:val="24"/>
          <w:szCs w:val="24"/>
        </w:rPr>
      </w:pPr>
      <w:ins w:id="198" w:author="Unknown">
        <w:r w:rsidRPr="00673557">
          <w:rPr>
            <w:rFonts w:ascii="Times New Roman" w:eastAsia="Times New Roman" w:hAnsi="Times New Roman" w:cs="Times New Roman"/>
            <w:sz w:val="24"/>
            <w:szCs w:val="24"/>
          </w:rPr>
          <w:t>7. I bought a new bicycle. ____________ is red.</w:t>
        </w:r>
      </w:ins>
    </w:p>
    <w:p w:rsidR="00673557" w:rsidRPr="00673557" w:rsidRDefault="00673557" w:rsidP="00673557">
      <w:pPr>
        <w:shd w:val="clear" w:color="auto" w:fill="FFFFFF"/>
        <w:spacing w:after="0" w:line="240" w:lineRule="auto"/>
        <w:jc w:val="center"/>
        <w:rPr>
          <w:ins w:id="199" w:author="Unknown"/>
          <w:rFonts w:ascii="Times New Roman" w:eastAsia="Times New Roman" w:hAnsi="Times New Roman" w:cs="Times New Roman"/>
          <w:sz w:val="24"/>
          <w:szCs w:val="24"/>
        </w:rPr>
      </w:pPr>
      <w:ins w:id="200" w:author="Unknown">
        <w:r w:rsidRPr="00673557">
          <w:rPr>
            <w:rFonts w:ascii="Times New Roman" w:eastAsia="Times New Roman" w:hAnsi="Times New Roman" w:cs="Times New Roman"/>
            <w:b/>
            <w:bCs/>
            <w:sz w:val="24"/>
            <w:szCs w:val="24"/>
            <w:bdr w:val="none" w:sz="0" w:space="0" w:color="auto" w:frame="1"/>
          </w:rPr>
          <w:t>-The end-</w:t>
        </w:r>
      </w:ins>
    </w:p>
    <w:p w:rsidR="00673557" w:rsidRPr="00673557" w:rsidRDefault="00673557" w:rsidP="00673557">
      <w:pPr>
        <w:shd w:val="clear" w:color="auto" w:fill="FFFFFF"/>
        <w:spacing w:after="0" w:line="240" w:lineRule="auto"/>
        <w:jc w:val="center"/>
        <w:outlineLvl w:val="1"/>
        <w:rPr>
          <w:ins w:id="201" w:author="Unknown"/>
          <w:rFonts w:ascii="Times New Roman" w:eastAsia="Times New Roman" w:hAnsi="Times New Roman" w:cs="Times New Roman"/>
          <w:b/>
          <w:bCs/>
          <w:color w:val="003399"/>
          <w:sz w:val="36"/>
          <w:szCs w:val="36"/>
        </w:rPr>
      </w:pPr>
      <w:proofErr w:type="spellStart"/>
      <w:ins w:id="202" w:author="Unknown">
        <w:r w:rsidRPr="00673557">
          <w:rPr>
            <w:rFonts w:ascii="Times New Roman" w:eastAsia="Times New Roman" w:hAnsi="Times New Roman" w:cs="Times New Roman"/>
            <w:b/>
            <w:bCs/>
            <w:color w:val="003399"/>
            <w:sz w:val="36"/>
            <w:szCs w:val="36"/>
          </w:rPr>
          <w:t>Đáp</w:t>
        </w:r>
        <w:proofErr w:type="spellEnd"/>
        <w:r w:rsidRPr="00673557">
          <w:rPr>
            <w:rFonts w:ascii="Times New Roman" w:eastAsia="Times New Roman" w:hAnsi="Times New Roman" w:cs="Times New Roman"/>
            <w:b/>
            <w:bCs/>
            <w:color w:val="003399"/>
            <w:sz w:val="36"/>
            <w:szCs w:val="36"/>
          </w:rPr>
          <w:t xml:space="preserve"> </w:t>
        </w:r>
        <w:proofErr w:type="spellStart"/>
        <w:proofErr w:type="gramStart"/>
        <w:r w:rsidRPr="00673557">
          <w:rPr>
            <w:rFonts w:ascii="Times New Roman" w:eastAsia="Times New Roman" w:hAnsi="Times New Roman" w:cs="Times New Roman"/>
            <w:b/>
            <w:bCs/>
            <w:color w:val="003399"/>
            <w:sz w:val="36"/>
            <w:szCs w:val="36"/>
          </w:rPr>
          <w:t>án</w:t>
        </w:r>
        <w:proofErr w:type="spellEnd"/>
        <w:proofErr w:type="gramEnd"/>
        <w:r w:rsidRPr="00673557">
          <w:rPr>
            <w:rFonts w:ascii="Times New Roman" w:eastAsia="Times New Roman" w:hAnsi="Times New Roman" w:cs="Times New Roman"/>
            <w:b/>
            <w:bCs/>
            <w:color w:val="003399"/>
            <w:sz w:val="36"/>
            <w:szCs w:val="36"/>
          </w:rPr>
          <w:t xml:space="preserve"> </w:t>
        </w:r>
        <w:proofErr w:type="spellStart"/>
        <w:r w:rsidRPr="00673557">
          <w:rPr>
            <w:rFonts w:ascii="Times New Roman" w:eastAsia="Times New Roman" w:hAnsi="Times New Roman" w:cs="Times New Roman"/>
            <w:b/>
            <w:bCs/>
            <w:color w:val="003399"/>
            <w:sz w:val="36"/>
            <w:szCs w:val="36"/>
          </w:rPr>
          <w:t>bài</w:t>
        </w:r>
        <w:proofErr w:type="spellEnd"/>
        <w:r w:rsidRPr="00673557">
          <w:rPr>
            <w:rFonts w:ascii="Times New Roman" w:eastAsia="Times New Roman" w:hAnsi="Times New Roman" w:cs="Times New Roman"/>
            <w:b/>
            <w:bCs/>
            <w:color w:val="003399"/>
            <w:sz w:val="36"/>
            <w:szCs w:val="36"/>
          </w:rPr>
          <w:t xml:space="preserve"> </w:t>
        </w:r>
        <w:proofErr w:type="spellStart"/>
        <w:r w:rsidRPr="00673557">
          <w:rPr>
            <w:rFonts w:ascii="Times New Roman" w:eastAsia="Times New Roman" w:hAnsi="Times New Roman" w:cs="Times New Roman"/>
            <w:b/>
            <w:bCs/>
            <w:color w:val="003399"/>
            <w:sz w:val="36"/>
            <w:szCs w:val="36"/>
          </w:rPr>
          <w:t>tập</w:t>
        </w:r>
        <w:proofErr w:type="spellEnd"/>
        <w:r w:rsidRPr="00673557">
          <w:rPr>
            <w:rFonts w:ascii="Times New Roman" w:eastAsia="Times New Roman" w:hAnsi="Times New Roman" w:cs="Times New Roman"/>
            <w:b/>
            <w:bCs/>
            <w:color w:val="003399"/>
            <w:sz w:val="36"/>
            <w:szCs w:val="36"/>
          </w:rPr>
          <w:t xml:space="preserve"> </w:t>
        </w:r>
        <w:proofErr w:type="spellStart"/>
        <w:r w:rsidRPr="00673557">
          <w:rPr>
            <w:rFonts w:ascii="Times New Roman" w:eastAsia="Times New Roman" w:hAnsi="Times New Roman" w:cs="Times New Roman"/>
            <w:b/>
            <w:bCs/>
            <w:color w:val="003399"/>
            <w:sz w:val="36"/>
            <w:szCs w:val="36"/>
          </w:rPr>
          <w:t>luyện</w:t>
        </w:r>
        <w:proofErr w:type="spellEnd"/>
        <w:r w:rsidRPr="00673557">
          <w:rPr>
            <w:rFonts w:ascii="Times New Roman" w:eastAsia="Times New Roman" w:hAnsi="Times New Roman" w:cs="Times New Roman"/>
            <w:b/>
            <w:bCs/>
            <w:color w:val="003399"/>
            <w:sz w:val="36"/>
            <w:szCs w:val="36"/>
          </w:rPr>
          <w:t xml:space="preserve"> </w:t>
        </w:r>
        <w:proofErr w:type="spellStart"/>
        <w:r w:rsidRPr="00673557">
          <w:rPr>
            <w:rFonts w:ascii="Times New Roman" w:eastAsia="Times New Roman" w:hAnsi="Times New Roman" w:cs="Times New Roman"/>
            <w:b/>
            <w:bCs/>
            <w:color w:val="003399"/>
            <w:sz w:val="36"/>
            <w:szCs w:val="36"/>
          </w:rPr>
          <w:t>tập</w:t>
        </w:r>
        <w:proofErr w:type="spellEnd"/>
      </w:ins>
    </w:p>
    <w:p w:rsidR="00673557" w:rsidRPr="00673557" w:rsidRDefault="00673557" w:rsidP="00673557">
      <w:pPr>
        <w:shd w:val="clear" w:color="auto" w:fill="FFFFFF"/>
        <w:spacing w:after="0" w:line="240" w:lineRule="auto"/>
        <w:jc w:val="both"/>
        <w:rPr>
          <w:ins w:id="203" w:author="Unknown"/>
          <w:rFonts w:ascii="Times New Roman" w:eastAsia="Times New Roman" w:hAnsi="Times New Roman" w:cs="Times New Roman"/>
          <w:sz w:val="24"/>
          <w:szCs w:val="24"/>
        </w:rPr>
      </w:pPr>
      <w:ins w:id="204" w:author="Unknown">
        <w:r w:rsidRPr="00673557">
          <w:rPr>
            <w:rFonts w:ascii="Times New Roman" w:eastAsia="Times New Roman" w:hAnsi="Times New Roman" w:cs="Times New Roman"/>
            <w:b/>
            <w:bCs/>
            <w:sz w:val="24"/>
            <w:szCs w:val="24"/>
            <w:bdr w:val="none" w:sz="0" w:space="0" w:color="auto" w:frame="1"/>
          </w:rPr>
          <w:t>Exercise 1: Complete the sentences. Use the correct possessive adjective or possessive pronoun</w:t>
        </w:r>
      </w:ins>
    </w:p>
    <w:p w:rsidR="00673557" w:rsidRPr="00673557" w:rsidRDefault="00673557" w:rsidP="00673557">
      <w:pPr>
        <w:shd w:val="clear" w:color="auto" w:fill="FFFFFF"/>
        <w:spacing w:after="0" w:line="240" w:lineRule="auto"/>
        <w:jc w:val="both"/>
        <w:rPr>
          <w:ins w:id="205" w:author="Unknown"/>
          <w:rFonts w:ascii="Times New Roman" w:eastAsia="Times New Roman" w:hAnsi="Times New Roman" w:cs="Times New Roman"/>
          <w:sz w:val="24"/>
          <w:szCs w:val="24"/>
        </w:rPr>
      </w:pPr>
      <w:ins w:id="206" w:author="Unknown">
        <w:r w:rsidRPr="00673557">
          <w:rPr>
            <w:rFonts w:ascii="Times New Roman" w:eastAsia="Times New Roman" w:hAnsi="Times New Roman" w:cs="Times New Roman"/>
            <w:sz w:val="24"/>
            <w:szCs w:val="24"/>
          </w:rPr>
          <w:t>1. I’ve got a watch. This is ___my____ watch.</w:t>
        </w:r>
      </w:ins>
    </w:p>
    <w:p w:rsidR="00673557" w:rsidRPr="00673557" w:rsidRDefault="00673557" w:rsidP="00673557">
      <w:pPr>
        <w:shd w:val="clear" w:color="auto" w:fill="FFFFFF"/>
        <w:spacing w:after="0" w:line="240" w:lineRule="auto"/>
        <w:jc w:val="both"/>
        <w:rPr>
          <w:ins w:id="207" w:author="Unknown"/>
          <w:rFonts w:ascii="Times New Roman" w:eastAsia="Times New Roman" w:hAnsi="Times New Roman" w:cs="Times New Roman"/>
          <w:sz w:val="24"/>
          <w:szCs w:val="24"/>
        </w:rPr>
      </w:pPr>
      <w:ins w:id="208" w:author="Unknown">
        <w:r w:rsidRPr="00673557">
          <w:rPr>
            <w:rFonts w:ascii="Times New Roman" w:eastAsia="Times New Roman" w:hAnsi="Times New Roman" w:cs="Times New Roman"/>
            <w:sz w:val="24"/>
            <w:szCs w:val="24"/>
          </w:rPr>
          <w:t>2. My friends and I have got sweets. The sweets are ___ours____.</w:t>
        </w:r>
      </w:ins>
    </w:p>
    <w:p w:rsidR="00673557" w:rsidRPr="00673557" w:rsidRDefault="00673557" w:rsidP="00673557">
      <w:pPr>
        <w:shd w:val="clear" w:color="auto" w:fill="FFFFFF"/>
        <w:spacing w:after="0" w:line="240" w:lineRule="auto"/>
        <w:jc w:val="both"/>
        <w:rPr>
          <w:ins w:id="209" w:author="Unknown"/>
          <w:rFonts w:ascii="Times New Roman" w:eastAsia="Times New Roman" w:hAnsi="Times New Roman" w:cs="Times New Roman"/>
          <w:sz w:val="24"/>
          <w:szCs w:val="24"/>
        </w:rPr>
      </w:pPr>
      <w:ins w:id="210" w:author="Unknown">
        <w:r w:rsidRPr="00673557">
          <w:rPr>
            <w:rFonts w:ascii="Times New Roman" w:eastAsia="Times New Roman" w:hAnsi="Times New Roman" w:cs="Times New Roman"/>
            <w:sz w:val="24"/>
            <w:szCs w:val="24"/>
          </w:rPr>
          <w:t>3. Mum has got a new bag. That’s ___her____ bag.</w:t>
        </w:r>
      </w:ins>
    </w:p>
    <w:p w:rsidR="00673557" w:rsidRPr="00673557" w:rsidRDefault="00673557" w:rsidP="00673557">
      <w:pPr>
        <w:shd w:val="clear" w:color="auto" w:fill="FFFFFF"/>
        <w:spacing w:after="0" w:line="240" w:lineRule="auto"/>
        <w:jc w:val="both"/>
        <w:rPr>
          <w:ins w:id="211" w:author="Unknown"/>
          <w:rFonts w:ascii="Times New Roman" w:eastAsia="Times New Roman" w:hAnsi="Times New Roman" w:cs="Times New Roman"/>
          <w:sz w:val="24"/>
          <w:szCs w:val="24"/>
        </w:rPr>
      </w:pPr>
      <w:ins w:id="212" w:author="Unknown">
        <w:r w:rsidRPr="00673557">
          <w:rPr>
            <w:rFonts w:ascii="Times New Roman" w:eastAsia="Times New Roman" w:hAnsi="Times New Roman" w:cs="Times New Roman"/>
            <w:sz w:val="24"/>
            <w:szCs w:val="24"/>
          </w:rPr>
          <w:t>4. Peter has got a kite. The kite is ___his______.</w:t>
        </w:r>
      </w:ins>
    </w:p>
    <w:p w:rsidR="00673557" w:rsidRPr="00673557" w:rsidRDefault="00673557" w:rsidP="00673557">
      <w:pPr>
        <w:shd w:val="clear" w:color="auto" w:fill="FFFFFF"/>
        <w:spacing w:after="0" w:line="240" w:lineRule="auto"/>
        <w:jc w:val="both"/>
        <w:rPr>
          <w:ins w:id="213" w:author="Unknown"/>
          <w:rFonts w:ascii="Times New Roman" w:eastAsia="Times New Roman" w:hAnsi="Times New Roman" w:cs="Times New Roman"/>
          <w:sz w:val="24"/>
          <w:szCs w:val="24"/>
        </w:rPr>
      </w:pPr>
      <w:ins w:id="214" w:author="Unknown">
        <w:r w:rsidRPr="00673557">
          <w:rPr>
            <w:rFonts w:ascii="Times New Roman" w:eastAsia="Times New Roman" w:hAnsi="Times New Roman" w:cs="Times New Roman"/>
            <w:sz w:val="24"/>
            <w:szCs w:val="24"/>
          </w:rPr>
          <w:lastRenderedPageBreak/>
          <w:t>5. My brothers have got bikes. The bikes are ____his______.</w:t>
        </w:r>
      </w:ins>
    </w:p>
    <w:p w:rsidR="00673557" w:rsidRPr="00673557" w:rsidRDefault="00673557" w:rsidP="00673557">
      <w:pPr>
        <w:shd w:val="clear" w:color="auto" w:fill="FFFFFF"/>
        <w:spacing w:after="0" w:line="240" w:lineRule="auto"/>
        <w:jc w:val="both"/>
        <w:rPr>
          <w:ins w:id="215" w:author="Unknown"/>
          <w:rFonts w:ascii="Times New Roman" w:eastAsia="Times New Roman" w:hAnsi="Times New Roman" w:cs="Times New Roman"/>
          <w:sz w:val="24"/>
          <w:szCs w:val="24"/>
        </w:rPr>
      </w:pPr>
      <w:ins w:id="216" w:author="Unknown">
        <w:r w:rsidRPr="00673557">
          <w:rPr>
            <w:rFonts w:ascii="Times New Roman" w:eastAsia="Times New Roman" w:hAnsi="Times New Roman" w:cs="Times New Roman"/>
            <w:sz w:val="24"/>
            <w:szCs w:val="24"/>
          </w:rPr>
          <w:t>6. Karen has got a dog. That’s __her____ dog.</w:t>
        </w:r>
      </w:ins>
    </w:p>
    <w:p w:rsidR="00673557" w:rsidRPr="00673557" w:rsidRDefault="00673557" w:rsidP="00673557">
      <w:pPr>
        <w:shd w:val="clear" w:color="auto" w:fill="FFFFFF"/>
        <w:spacing w:after="0" w:line="240" w:lineRule="auto"/>
        <w:rPr>
          <w:ins w:id="217" w:author="Unknown"/>
          <w:rFonts w:ascii="Times New Roman" w:eastAsia="Times New Roman" w:hAnsi="Times New Roman" w:cs="Times New Roman"/>
          <w:sz w:val="24"/>
          <w:szCs w:val="24"/>
        </w:rPr>
      </w:pPr>
      <w:ins w:id="218" w:author="Unknown">
        <w:r w:rsidRPr="00673557">
          <w:rPr>
            <w:rFonts w:ascii="Times New Roman" w:eastAsia="Times New Roman" w:hAnsi="Times New Roman" w:cs="Times New Roman"/>
            <w:sz w:val="24"/>
            <w:szCs w:val="24"/>
          </w:rPr>
          <w:t>7. She has a new cat. It is _____hers_____.</w:t>
        </w:r>
      </w:ins>
    </w:p>
    <w:p w:rsidR="00673557" w:rsidRPr="00673557" w:rsidRDefault="00673557" w:rsidP="00673557">
      <w:pPr>
        <w:shd w:val="clear" w:color="auto" w:fill="FFFFFF"/>
        <w:spacing w:after="0" w:line="240" w:lineRule="auto"/>
        <w:rPr>
          <w:ins w:id="219" w:author="Unknown"/>
          <w:rFonts w:ascii="Times New Roman" w:eastAsia="Times New Roman" w:hAnsi="Times New Roman" w:cs="Times New Roman"/>
          <w:sz w:val="24"/>
          <w:szCs w:val="24"/>
        </w:rPr>
      </w:pPr>
      <w:ins w:id="220" w:author="Unknown">
        <w:r w:rsidRPr="00673557">
          <w:rPr>
            <w:rFonts w:ascii="Times New Roman" w:eastAsia="Times New Roman" w:hAnsi="Times New Roman" w:cs="Times New Roman"/>
            <w:sz w:val="24"/>
            <w:szCs w:val="24"/>
          </w:rPr>
          <w:t>8. You have a new toy. It is ___yours_______.</w:t>
        </w:r>
      </w:ins>
    </w:p>
    <w:p w:rsidR="00673557" w:rsidRPr="00673557" w:rsidRDefault="00673557" w:rsidP="00673557">
      <w:pPr>
        <w:shd w:val="clear" w:color="auto" w:fill="FFFFFF"/>
        <w:spacing w:after="0" w:line="240" w:lineRule="auto"/>
        <w:rPr>
          <w:ins w:id="221" w:author="Unknown"/>
          <w:rFonts w:ascii="Times New Roman" w:eastAsia="Times New Roman" w:hAnsi="Times New Roman" w:cs="Times New Roman"/>
          <w:sz w:val="24"/>
          <w:szCs w:val="24"/>
        </w:rPr>
      </w:pPr>
      <w:ins w:id="222" w:author="Unknown">
        <w:r w:rsidRPr="00673557">
          <w:rPr>
            <w:rFonts w:ascii="Times New Roman" w:eastAsia="Times New Roman" w:hAnsi="Times New Roman" w:cs="Times New Roman"/>
            <w:sz w:val="24"/>
            <w:szCs w:val="24"/>
          </w:rPr>
          <w:t>9. The coat belongs to me. It is ___mine_______.</w:t>
        </w:r>
      </w:ins>
    </w:p>
    <w:p w:rsidR="00673557" w:rsidRPr="00673557" w:rsidRDefault="00673557" w:rsidP="00673557">
      <w:pPr>
        <w:shd w:val="clear" w:color="auto" w:fill="FFFFFF"/>
        <w:spacing w:after="0" w:line="240" w:lineRule="auto"/>
        <w:rPr>
          <w:ins w:id="223" w:author="Unknown"/>
          <w:rFonts w:ascii="Times New Roman" w:eastAsia="Times New Roman" w:hAnsi="Times New Roman" w:cs="Times New Roman"/>
          <w:sz w:val="24"/>
          <w:szCs w:val="24"/>
        </w:rPr>
      </w:pPr>
      <w:ins w:id="224" w:author="Unknown">
        <w:r w:rsidRPr="00673557">
          <w:rPr>
            <w:rFonts w:ascii="Times New Roman" w:eastAsia="Times New Roman" w:hAnsi="Times New Roman" w:cs="Times New Roman"/>
            <w:sz w:val="24"/>
            <w:szCs w:val="24"/>
          </w:rPr>
          <w:t>10. The chair belongs to Mary. It is ____hers______</w:t>
        </w:r>
      </w:ins>
    </w:p>
    <w:p w:rsidR="00673557" w:rsidRPr="00673557" w:rsidRDefault="00673557" w:rsidP="00673557">
      <w:pPr>
        <w:shd w:val="clear" w:color="auto" w:fill="FFFFFF"/>
        <w:spacing w:after="0" w:line="240" w:lineRule="auto"/>
        <w:rPr>
          <w:ins w:id="225" w:author="Unknown"/>
          <w:rFonts w:ascii="Times New Roman" w:eastAsia="Times New Roman" w:hAnsi="Times New Roman" w:cs="Times New Roman"/>
          <w:sz w:val="24"/>
          <w:szCs w:val="24"/>
        </w:rPr>
      </w:pPr>
      <w:ins w:id="226" w:author="Unknown">
        <w:r w:rsidRPr="00673557">
          <w:rPr>
            <w:rFonts w:ascii="Times New Roman" w:eastAsia="Times New Roman" w:hAnsi="Times New Roman" w:cs="Times New Roman"/>
            <w:sz w:val="24"/>
            <w:szCs w:val="24"/>
          </w:rPr>
          <w:t>11. I have a new book. It is _____mine_____.</w:t>
        </w:r>
      </w:ins>
    </w:p>
    <w:p w:rsidR="00673557" w:rsidRPr="00673557" w:rsidRDefault="00673557" w:rsidP="00673557">
      <w:pPr>
        <w:shd w:val="clear" w:color="auto" w:fill="FFFFFF"/>
        <w:spacing w:after="0" w:line="240" w:lineRule="auto"/>
        <w:rPr>
          <w:ins w:id="227" w:author="Unknown"/>
          <w:rFonts w:ascii="Times New Roman" w:eastAsia="Times New Roman" w:hAnsi="Times New Roman" w:cs="Times New Roman"/>
          <w:sz w:val="24"/>
          <w:szCs w:val="24"/>
        </w:rPr>
      </w:pPr>
      <w:ins w:id="228" w:author="Unknown">
        <w:r w:rsidRPr="00673557">
          <w:rPr>
            <w:rFonts w:ascii="Times New Roman" w:eastAsia="Times New Roman" w:hAnsi="Times New Roman" w:cs="Times New Roman"/>
            <w:sz w:val="24"/>
            <w:szCs w:val="24"/>
          </w:rPr>
          <w:t>12. They have new pillows. It is _____theirs_____.</w:t>
        </w:r>
      </w:ins>
    </w:p>
    <w:p w:rsidR="00673557" w:rsidRPr="00673557" w:rsidRDefault="00673557" w:rsidP="00673557">
      <w:pPr>
        <w:shd w:val="clear" w:color="auto" w:fill="FFFFFF"/>
        <w:spacing w:after="0" w:line="240" w:lineRule="auto"/>
        <w:rPr>
          <w:ins w:id="229" w:author="Unknown"/>
          <w:rFonts w:ascii="Times New Roman" w:eastAsia="Times New Roman" w:hAnsi="Times New Roman" w:cs="Times New Roman"/>
          <w:sz w:val="24"/>
          <w:szCs w:val="24"/>
        </w:rPr>
      </w:pPr>
      <w:ins w:id="230" w:author="Unknown">
        <w:r w:rsidRPr="00673557">
          <w:rPr>
            <w:rFonts w:ascii="Times New Roman" w:eastAsia="Times New Roman" w:hAnsi="Times New Roman" w:cs="Times New Roman"/>
            <w:sz w:val="24"/>
            <w:szCs w:val="24"/>
          </w:rPr>
          <w:t>13. We have new shoes. They are ___ours_______.</w:t>
        </w:r>
      </w:ins>
    </w:p>
    <w:p w:rsidR="00673557" w:rsidRPr="00673557" w:rsidRDefault="00673557" w:rsidP="00673557">
      <w:pPr>
        <w:shd w:val="clear" w:color="auto" w:fill="FFFFFF"/>
        <w:spacing w:after="0" w:line="240" w:lineRule="auto"/>
        <w:jc w:val="both"/>
        <w:rPr>
          <w:ins w:id="231" w:author="Unknown"/>
          <w:rFonts w:ascii="Times New Roman" w:eastAsia="Times New Roman" w:hAnsi="Times New Roman" w:cs="Times New Roman"/>
          <w:sz w:val="24"/>
          <w:szCs w:val="24"/>
        </w:rPr>
      </w:pPr>
      <w:ins w:id="232" w:author="Unknown">
        <w:r w:rsidRPr="00673557">
          <w:rPr>
            <w:rFonts w:ascii="Times New Roman" w:eastAsia="Times New Roman" w:hAnsi="Times New Roman" w:cs="Times New Roman"/>
            <w:b/>
            <w:bCs/>
            <w:sz w:val="24"/>
            <w:szCs w:val="24"/>
            <w:bdr w:val="none" w:sz="0" w:space="0" w:color="auto" w:frame="1"/>
          </w:rPr>
          <w:t>Exercise 2: Circle the correct item</w:t>
        </w:r>
      </w:ins>
    </w:p>
    <w:p w:rsidR="00673557" w:rsidRPr="00673557" w:rsidRDefault="00673557" w:rsidP="00673557">
      <w:pPr>
        <w:shd w:val="clear" w:color="auto" w:fill="FFFFFF"/>
        <w:spacing w:after="0" w:line="240" w:lineRule="auto"/>
        <w:jc w:val="both"/>
        <w:rPr>
          <w:ins w:id="233" w:author="Unknown"/>
          <w:rFonts w:ascii="Times New Roman" w:eastAsia="Times New Roman" w:hAnsi="Times New Roman" w:cs="Times New Roman"/>
          <w:sz w:val="24"/>
          <w:szCs w:val="24"/>
        </w:rPr>
      </w:pPr>
      <w:ins w:id="234" w:author="Unknown">
        <w:r w:rsidRPr="00673557">
          <w:rPr>
            <w:rFonts w:ascii="Times New Roman" w:eastAsia="Times New Roman" w:hAnsi="Times New Roman" w:cs="Times New Roman"/>
            <w:sz w:val="24"/>
            <w:szCs w:val="24"/>
          </w:rPr>
          <w:t>1. A</w:t>
        </w:r>
      </w:ins>
    </w:p>
    <w:p w:rsidR="00673557" w:rsidRPr="00673557" w:rsidRDefault="00673557" w:rsidP="00673557">
      <w:pPr>
        <w:shd w:val="clear" w:color="auto" w:fill="FFFFFF"/>
        <w:spacing w:after="0" w:line="240" w:lineRule="auto"/>
        <w:jc w:val="both"/>
        <w:rPr>
          <w:ins w:id="235" w:author="Unknown"/>
          <w:rFonts w:ascii="Times New Roman" w:eastAsia="Times New Roman" w:hAnsi="Times New Roman" w:cs="Times New Roman"/>
          <w:sz w:val="24"/>
          <w:szCs w:val="24"/>
        </w:rPr>
      </w:pPr>
      <w:ins w:id="236" w:author="Unknown">
        <w:r w:rsidRPr="00673557">
          <w:rPr>
            <w:rFonts w:ascii="Times New Roman" w:eastAsia="Times New Roman" w:hAnsi="Times New Roman" w:cs="Times New Roman"/>
            <w:sz w:val="24"/>
            <w:szCs w:val="24"/>
          </w:rPr>
          <w:t>2. A</w:t>
        </w:r>
      </w:ins>
    </w:p>
    <w:p w:rsidR="00673557" w:rsidRPr="00673557" w:rsidRDefault="00673557" w:rsidP="00673557">
      <w:pPr>
        <w:shd w:val="clear" w:color="auto" w:fill="FFFFFF"/>
        <w:spacing w:after="0" w:line="240" w:lineRule="auto"/>
        <w:jc w:val="both"/>
        <w:rPr>
          <w:ins w:id="237" w:author="Unknown"/>
          <w:rFonts w:ascii="Times New Roman" w:eastAsia="Times New Roman" w:hAnsi="Times New Roman" w:cs="Times New Roman"/>
          <w:sz w:val="24"/>
          <w:szCs w:val="24"/>
        </w:rPr>
      </w:pPr>
      <w:ins w:id="238" w:author="Unknown">
        <w:r w:rsidRPr="00673557">
          <w:rPr>
            <w:rFonts w:ascii="Times New Roman" w:eastAsia="Times New Roman" w:hAnsi="Times New Roman" w:cs="Times New Roman"/>
            <w:sz w:val="24"/>
            <w:szCs w:val="24"/>
          </w:rPr>
          <w:t>3. B</w:t>
        </w:r>
      </w:ins>
    </w:p>
    <w:p w:rsidR="00673557" w:rsidRPr="00673557" w:rsidRDefault="00673557" w:rsidP="00673557">
      <w:pPr>
        <w:shd w:val="clear" w:color="auto" w:fill="FFFFFF"/>
        <w:spacing w:after="0" w:line="240" w:lineRule="auto"/>
        <w:jc w:val="both"/>
        <w:rPr>
          <w:ins w:id="239" w:author="Unknown"/>
          <w:rFonts w:ascii="Times New Roman" w:eastAsia="Times New Roman" w:hAnsi="Times New Roman" w:cs="Times New Roman"/>
          <w:sz w:val="24"/>
          <w:szCs w:val="24"/>
        </w:rPr>
      </w:pPr>
      <w:ins w:id="240" w:author="Unknown">
        <w:r w:rsidRPr="00673557">
          <w:rPr>
            <w:rFonts w:ascii="Times New Roman" w:eastAsia="Times New Roman" w:hAnsi="Times New Roman" w:cs="Times New Roman"/>
            <w:sz w:val="24"/>
            <w:szCs w:val="24"/>
          </w:rPr>
          <w:t>4. D</w:t>
        </w:r>
      </w:ins>
    </w:p>
    <w:p w:rsidR="00673557" w:rsidRPr="00673557" w:rsidRDefault="00673557" w:rsidP="00673557">
      <w:pPr>
        <w:shd w:val="clear" w:color="auto" w:fill="FFFFFF"/>
        <w:spacing w:after="0" w:line="240" w:lineRule="auto"/>
        <w:jc w:val="both"/>
        <w:rPr>
          <w:ins w:id="241" w:author="Unknown"/>
          <w:rFonts w:ascii="Times New Roman" w:eastAsia="Times New Roman" w:hAnsi="Times New Roman" w:cs="Times New Roman"/>
          <w:sz w:val="24"/>
          <w:szCs w:val="24"/>
        </w:rPr>
      </w:pPr>
      <w:ins w:id="242" w:author="Unknown">
        <w:r w:rsidRPr="00673557">
          <w:rPr>
            <w:rFonts w:ascii="Times New Roman" w:eastAsia="Times New Roman" w:hAnsi="Times New Roman" w:cs="Times New Roman"/>
            <w:sz w:val="24"/>
            <w:szCs w:val="24"/>
          </w:rPr>
          <w:t>5. C</w:t>
        </w:r>
      </w:ins>
    </w:p>
    <w:p w:rsidR="00673557" w:rsidRPr="00673557" w:rsidRDefault="00673557" w:rsidP="00673557">
      <w:pPr>
        <w:shd w:val="clear" w:color="auto" w:fill="FFFFFF"/>
        <w:spacing w:after="0" w:line="240" w:lineRule="auto"/>
        <w:jc w:val="both"/>
        <w:rPr>
          <w:ins w:id="243" w:author="Unknown"/>
          <w:rFonts w:ascii="Times New Roman" w:eastAsia="Times New Roman" w:hAnsi="Times New Roman" w:cs="Times New Roman"/>
          <w:sz w:val="24"/>
          <w:szCs w:val="24"/>
        </w:rPr>
      </w:pPr>
      <w:ins w:id="244" w:author="Unknown">
        <w:r w:rsidRPr="00673557">
          <w:rPr>
            <w:rFonts w:ascii="Times New Roman" w:eastAsia="Times New Roman" w:hAnsi="Times New Roman" w:cs="Times New Roman"/>
            <w:b/>
            <w:bCs/>
            <w:sz w:val="24"/>
            <w:szCs w:val="24"/>
            <w:bdr w:val="none" w:sz="0" w:space="0" w:color="auto" w:frame="1"/>
          </w:rPr>
          <w:t>Exercise 3: Circle the correct item</w:t>
        </w:r>
      </w:ins>
    </w:p>
    <w:p w:rsidR="00673557" w:rsidRPr="00673557" w:rsidRDefault="00673557" w:rsidP="00673557">
      <w:pPr>
        <w:shd w:val="clear" w:color="auto" w:fill="FFFFFF"/>
        <w:spacing w:after="0" w:line="240" w:lineRule="auto"/>
        <w:jc w:val="both"/>
        <w:rPr>
          <w:ins w:id="245" w:author="Unknown"/>
          <w:rFonts w:ascii="Times New Roman" w:eastAsia="Times New Roman" w:hAnsi="Times New Roman" w:cs="Times New Roman"/>
          <w:sz w:val="24"/>
          <w:szCs w:val="24"/>
        </w:rPr>
      </w:pPr>
      <w:ins w:id="246" w:author="Unknown">
        <w:r w:rsidRPr="00673557">
          <w:rPr>
            <w:rFonts w:ascii="Times New Roman" w:eastAsia="Times New Roman" w:hAnsi="Times New Roman" w:cs="Times New Roman"/>
            <w:sz w:val="24"/>
            <w:szCs w:val="24"/>
          </w:rPr>
          <w:t>1. Linda is my sister</w:t>
        </w:r>
      </w:ins>
    </w:p>
    <w:p w:rsidR="00673557" w:rsidRPr="00673557" w:rsidRDefault="00673557" w:rsidP="00673557">
      <w:pPr>
        <w:shd w:val="clear" w:color="auto" w:fill="FFFFFF"/>
        <w:spacing w:after="0" w:line="240" w:lineRule="auto"/>
        <w:jc w:val="both"/>
        <w:rPr>
          <w:ins w:id="247" w:author="Unknown"/>
          <w:rFonts w:ascii="Times New Roman" w:eastAsia="Times New Roman" w:hAnsi="Times New Roman" w:cs="Times New Roman"/>
          <w:sz w:val="24"/>
          <w:szCs w:val="24"/>
        </w:rPr>
      </w:pPr>
      <w:ins w:id="248" w:author="Unknown">
        <w:r w:rsidRPr="00673557">
          <w:rPr>
            <w:rFonts w:ascii="Times New Roman" w:eastAsia="Times New Roman" w:hAnsi="Times New Roman" w:cs="Times New Roman"/>
            <w:sz w:val="24"/>
            <w:szCs w:val="24"/>
          </w:rPr>
          <w:t>2. Look at the leaves of the tree</w:t>
        </w:r>
      </w:ins>
    </w:p>
    <w:p w:rsidR="00673557" w:rsidRPr="00673557" w:rsidRDefault="00673557" w:rsidP="00673557">
      <w:pPr>
        <w:shd w:val="clear" w:color="auto" w:fill="FFFFFF"/>
        <w:spacing w:after="0" w:line="240" w:lineRule="auto"/>
        <w:jc w:val="both"/>
        <w:rPr>
          <w:ins w:id="249" w:author="Unknown"/>
          <w:rFonts w:ascii="Times New Roman" w:eastAsia="Times New Roman" w:hAnsi="Times New Roman" w:cs="Times New Roman"/>
          <w:sz w:val="24"/>
          <w:szCs w:val="24"/>
        </w:rPr>
      </w:pPr>
      <w:ins w:id="250" w:author="Unknown">
        <w:r w:rsidRPr="00673557">
          <w:rPr>
            <w:rFonts w:ascii="Times New Roman" w:eastAsia="Times New Roman" w:hAnsi="Times New Roman" w:cs="Times New Roman"/>
            <w:sz w:val="24"/>
            <w:szCs w:val="24"/>
          </w:rPr>
          <w:t xml:space="preserve">3. He is a </w:t>
        </w:r>
        <w:proofErr w:type="gramStart"/>
        <w:r w:rsidRPr="00673557">
          <w:rPr>
            <w:rFonts w:ascii="Times New Roman" w:eastAsia="Times New Roman" w:hAnsi="Times New Roman" w:cs="Times New Roman"/>
            <w:sz w:val="24"/>
            <w:szCs w:val="24"/>
          </w:rPr>
          <w:t>friends</w:t>
        </w:r>
        <w:proofErr w:type="gramEnd"/>
        <w:r w:rsidRPr="00673557">
          <w:rPr>
            <w:rFonts w:ascii="Times New Roman" w:eastAsia="Times New Roman" w:hAnsi="Times New Roman" w:cs="Times New Roman"/>
            <w:sz w:val="24"/>
            <w:szCs w:val="24"/>
          </w:rPr>
          <w:t xml:space="preserve"> of hers.</w:t>
        </w:r>
      </w:ins>
    </w:p>
    <w:p w:rsidR="00673557" w:rsidRPr="00673557" w:rsidRDefault="00673557" w:rsidP="00673557">
      <w:pPr>
        <w:shd w:val="clear" w:color="auto" w:fill="FFFFFF"/>
        <w:spacing w:after="0" w:line="240" w:lineRule="auto"/>
        <w:jc w:val="both"/>
        <w:rPr>
          <w:ins w:id="251" w:author="Unknown"/>
          <w:rFonts w:ascii="Times New Roman" w:eastAsia="Times New Roman" w:hAnsi="Times New Roman" w:cs="Times New Roman"/>
          <w:sz w:val="24"/>
          <w:szCs w:val="24"/>
        </w:rPr>
      </w:pPr>
      <w:ins w:id="252" w:author="Unknown">
        <w:r w:rsidRPr="00673557">
          <w:rPr>
            <w:rFonts w:ascii="Times New Roman" w:eastAsia="Times New Roman" w:hAnsi="Times New Roman" w:cs="Times New Roman"/>
            <w:sz w:val="24"/>
            <w:szCs w:val="24"/>
          </w:rPr>
          <w:t>4. That car is theirs</w:t>
        </w:r>
      </w:ins>
    </w:p>
    <w:p w:rsidR="00673557" w:rsidRPr="00673557" w:rsidRDefault="00673557" w:rsidP="00673557">
      <w:pPr>
        <w:shd w:val="clear" w:color="auto" w:fill="FFFFFF"/>
        <w:spacing w:after="0" w:line="240" w:lineRule="auto"/>
        <w:jc w:val="both"/>
        <w:rPr>
          <w:ins w:id="253" w:author="Unknown"/>
          <w:rFonts w:ascii="Times New Roman" w:eastAsia="Times New Roman" w:hAnsi="Times New Roman" w:cs="Times New Roman"/>
          <w:sz w:val="24"/>
          <w:szCs w:val="24"/>
        </w:rPr>
      </w:pPr>
      <w:ins w:id="254" w:author="Unknown">
        <w:r w:rsidRPr="00673557">
          <w:rPr>
            <w:rFonts w:ascii="Times New Roman" w:eastAsia="Times New Roman" w:hAnsi="Times New Roman" w:cs="Times New Roman"/>
            <w:sz w:val="24"/>
            <w:szCs w:val="24"/>
          </w:rPr>
          <w:t>5. These toys are yours</w:t>
        </w:r>
      </w:ins>
    </w:p>
    <w:p w:rsidR="00673557" w:rsidRPr="00673557" w:rsidRDefault="00673557" w:rsidP="00673557">
      <w:pPr>
        <w:shd w:val="clear" w:color="auto" w:fill="FFFFFF"/>
        <w:spacing w:after="0" w:line="240" w:lineRule="auto"/>
        <w:jc w:val="both"/>
        <w:rPr>
          <w:ins w:id="255" w:author="Unknown"/>
          <w:rFonts w:ascii="Times New Roman" w:eastAsia="Times New Roman" w:hAnsi="Times New Roman" w:cs="Times New Roman"/>
          <w:sz w:val="24"/>
          <w:szCs w:val="24"/>
        </w:rPr>
      </w:pPr>
      <w:ins w:id="256" w:author="Unknown">
        <w:r w:rsidRPr="00673557">
          <w:rPr>
            <w:rFonts w:ascii="Times New Roman" w:eastAsia="Times New Roman" w:hAnsi="Times New Roman" w:cs="Times New Roman"/>
            <w:b/>
            <w:bCs/>
            <w:sz w:val="24"/>
            <w:szCs w:val="24"/>
            <w:bdr w:val="none" w:sz="0" w:space="0" w:color="auto" w:frame="1"/>
          </w:rPr>
          <w:t>Exercise 4: Read the email. Choose the right words and write them on the lines</w:t>
        </w:r>
      </w:ins>
    </w:p>
    <w:p w:rsidR="00673557" w:rsidRPr="00673557" w:rsidRDefault="00673557" w:rsidP="00673557">
      <w:pPr>
        <w:shd w:val="clear" w:color="auto" w:fill="FFFFFF"/>
        <w:spacing w:after="0" w:line="240" w:lineRule="auto"/>
        <w:jc w:val="both"/>
        <w:rPr>
          <w:ins w:id="257" w:author="Unknown"/>
          <w:rFonts w:ascii="Times New Roman" w:eastAsia="Times New Roman" w:hAnsi="Times New Roman" w:cs="Times New Roman"/>
          <w:sz w:val="24"/>
          <w:szCs w:val="24"/>
        </w:rPr>
      </w:pPr>
      <w:ins w:id="258" w:author="Unknown">
        <w:r w:rsidRPr="00673557">
          <w:rPr>
            <w:rFonts w:ascii="Times New Roman" w:eastAsia="Times New Roman" w:hAnsi="Times New Roman" w:cs="Times New Roman"/>
            <w:sz w:val="24"/>
            <w:szCs w:val="24"/>
          </w:rPr>
          <w:t>1. B</w:t>
        </w:r>
      </w:ins>
    </w:p>
    <w:p w:rsidR="00673557" w:rsidRPr="00673557" w:rsidRDefault="00673557" w:rsidP="00673557">
      <w:pPr>
        <w:shd w:val="clear" w:color="auto" w:fill="FFFFFF"/>
        <w:spacing w:after="0" w:line="240" w:lineRule="auto"/>
        <w:jc w:val="both"/>
        <w:rPr>
          <w:ins w:id="259" w:author="Unknown"/>
          <w:rFonts w:ascii="Times New Roman" w:eastAsia="Times New Roman" w:hAnsi="Times New Roman" w:cs="Times New Roman"/>
          <w:sz w:val="24"/>
          <w:szCs w:val="24"/>
        </w:rPr>
      </w:pPr>
      <w:ins w:id="260" w:author="Unknown">
        <w:r w:rsidRPr="00673557">
          <w:rPr>
            <w:rFonts w:ascii="Times New Roman" w:eastAsia="Times New Roman" w:hAnsi="Times New Roman" w:cs="Times New Roman"/>
            <w:sz w:val="24"/>
            <w:szCs w:val="24"/>
          </w:rPr>
          <w:t>2. C</w:t>
        </w:r>
      </w:ins>
    </w:p>
    <w:p w:rsidR="00673557" w:rsidRPr="00673557" w:rsidRDefault="00673557" w:rsidP="00673557">
      <w:pPr>
        <w:shd w:val="clear" w:color="auto" w:fill="FFFFFF"/>
        <w:spacing w:after="0" w:line="240" w:lineRule="auto"/>
        <w:jc w:val="both"/>
        <w:rPr>
          <w:ins w:id="261" w:author="Unknown"/>
          <w:rFonts w:ascii="Times New Roman" w:eastAsia="Times New Roman" w:hAnsi="Times New Roman" w:cs="Times New Roman"/>
          <w:sz w:val="24"/>
          <w:szCs w:val="24"/>
        </w:rPr>
      </w:pPr>
      <w:ins w:id="262" w:author="Unknown">
        <w:r w:rsidRPr="00673557">
          <w:rPr>
            <w:rFonts w:ascii="Times New Roman" w:eastAsia="Times New Roman" w:hAnsi="Times New Roman" w:cs="Times New Roman"/>
            <w:sz w:val="24"/>
            <w:szCs w:val="24"/>
          </w:rPr>
          <w:t>3. A</w:t>
        </w:r>
      </w:ins>
    </w:p>
    <w:p w:rsidR="00673557" w:rsidRPr="00673557" w:rsidRDefault="00673557" w:rsidP="00673557">
      <w:pPr>
        <w:shd w:val="clear" w:color="auto" w:fill="FFFFFF"/>
        <w:spacing w:after="0" w:line="240" w:lineRule="auto"/>
        <w:jc w:val="both"/>
        <w:rPr>
          <w:ins w:id="263" w:author="Unknown"/>
          <w:rFonts w:ascii="Times New Roman" w:eastAsia="Times New Roman" w:hAnsi="Times New Roman" w:cs="Times New Roman"/>
          <w:sz w:val="24"/>
          <w:szCs w:val="24"/>
        </w:rPr>
      </w:pPr>
      <w:ins w:id="264" w:author="Unknown">
        <w:r w:rsidRPr="00673557">
          <w:rPr>
            <w:rFonts w:ascii="Times New Roman" w:eastAsia="Times New Roman" w:hAnsi="Times New Roman" w:cs="Times New Roman"/>
            <w:sz w:val="24"/>
            <w:szCs w:val="24"/>
          </w:rPr>
          <w:t>4. B</w:t>
        </w:r>
      </w:ins>
    </w:p>
    <w:p w:rsidR="00673557" w:rsidRPr="00673557" w:rsidRDefault="00673557" w:rsidP="00673557">
      <w:pPr>
        <w:shd w:val="clear" w:color="auto" w:fill="FFFFFF"/>
        <w:spacing w:after="0" w:line="240" w:lineRule="auto"/>
        <w:jc w:val="both"/>
        <w:rPr>
          <w:ins w:id="265" w:author="Unknown"/>
          <w:rFonts w:ascii="Times New Roman" w:eastAsia="Times New Roman" w:hAnsi="Times New Roman" w:cs="Times New Roman"/>
          <w:sz w:val="24"/>
          <w:szCs w:val="24"/>
        </w:rPr>
      </w:pPr>
      <w:ins w:id="266" w:author="Unknown">
        <w:r w:rsidRPr="00673557">
          <w:rPr>
            <w:rFonts w:ascii="Times New Roman" w:eastAsia="Times New Roman" w:hAnsi="Times New Roman" w:cs="Times New Roman"/>
            <w:sz w:val="24"/>
            <w:szCs w:val="24"/>
          </w:rPr>
          <w:t>5. C</w:t>
        </w:r>
      </w:ins>
    </w:p>
    <w:p w:rsidR="00673557" w:rsidRPr="00673557" w:rsidRDefault="00673557" w:rsidP="00673557">
      <w:pPr>
        <w:shd w:val="clear" w:color="auto" w:fill="FFFFFF"/>
        <w:spacing w:after="0" w:line="240" w:lineRule="auto"/>
        <w:jc w:val="both"/>
        <w:rPr>
          <w:ins w:id="267" w:author="Unknown"/>
          <w:rFonts w:ascii="Times New Roman" w:eastAsia="Times New Roman" w:hAnsi="Times New Roman" w:cs="Times New Roman"/>
          <w:sz w:val="24"/>
          <w:szCs w:val="24"/>
        </w:rPr>
      </w:pPr>
      <w:ins w:id="268" w:author="Unknown">
        <w:r w:rsidRPr="00673557">
          <w:rPr>
            <w:rFonts w:ascii="Times New Roman" w:eastAsia="Times New Roman" w:hAnsi="Times New Roman" w:cs="Times New Roman"/>
            <w:sz w:val="24"/>
            <w:szCs w:val="24"/>
          </w:rPr>
          <w:t>6. B</w:t>
        </w:r>
      </w:ins>
    </w:p>
    <w:p w:rsidR="00673557" w:rsidRPr="00673557" w:rsidRDefault="00673557" w:rsidP="00673557">
      <w:pPr>
        <w:shd w:val="clear" w:color="auto" w:fill="FFFFFF"/>
        <w:spacing w:after="0" w:line="240" w:lineRule="auto"/>
        <w:jc w:val="both"/>
        <w:rPr>
          <w:ins w:id="269" w:author="Unknown"/>
          <w:rFonts w:ascii="Times New Roman" w:eastAsia="Times New Roman" w:hAnsi="Times New Roman" w:cs="Times New Roman"/>
          <w:sz w:val="24"/>
          <w:szCs w:val="24"/>
        </w:rPr>
      </w:pPr>
      <w:ins w:id="270" w:author="Unknown">
        <w:r w:rsidRPr="00673557">
          <w:rPr>
            <w:rFonts w:ascii="Times New Roman" w:eastAsia="Times New Roman" w:hAnsi="Times New Roman" w:cs="Times New Roman"/>
            <w:b/>
            <w:bCs/>
            <w:sz w:val="24"/>
            <w:szCs w:val="24"/>
            <w:bdr w:val="none" w:sz="0" w:space="0" w:color="auto" w:frame="1"/>
          </w:rPr>
          <w:t>Exercise 5: Choose the correct answer</w:t>
        </w:r>
      </w:ins>
    </w:p>
    <w:p w:rsidR="00673557" w:rsidRPr="00673557" w:rsidRDefault="00673557" w:rsidP="00673557">
      <w:pPr>
        <w:shd w:val="clear" w:color="auto" w:fill="FFFFFF"/>
        <w:spacing w:after="0" w:line="240" w:lineRule="auto"/>
        <w:jc w:val="both"/>
        <w:rPr>
          <w:ins w:id="271" w:author="Unknown"/>
          <w:rFonts w:ascii="Times New Roman" w:eastAsia="Times New Roman" w:hAnsi="Times New Roman" w:cs="Times New Roman"/>
          <w:sz w:val="24"/>
          <w:szCs w:val="24"/>
        </w:rPr>
      </w:pPr>
      <w:ins w:id="272" w:author="Unknown">
        <w:r w:rsidRPr="00673557">
          <w:rPr>
            <w:rFonts w:ascii="Times New Roman" w:eastAsia="Times New Roman" w:hAnsi="Times New Roman" w:cs="Times New Roman"/>
            <w:sz w:val="24"/>
            <w:szCs w:val="24"/>
          </w:rPr>
          <w:t>1. C</w:t>
        </w:r>
      </w:ins>
    </w:p>
    <w:p w:rsidR="00673557" w:rsidRPr="00673557" w:rsidRDefault="00673557" w:rsidP="00673557">
      <w:pPr>
        <w:shd w:val="clear" w:color="auto" w:fill="FFFFFF"/>
        <w:spacing w:after="0" w:line="240" w:lineRule="auto"/>
        <w:jc w:val="both"/>
        <w:rPr>
          <w:ins w:id="273" w:author="Unknown"/>
          <w:rFonts w:ascii="Times New Roman" w:eastAsia="Times New Roman" w:hAnsi="Times New Roman" w:cs="Times New Roman"/>
          <w:sz w:val="24"/>
          <w:szCs w:val="24"/>
        </w:rPr>
      </w:pPr>
      <w:ins w:id="274" w:author="Unknown">
        <w:r w:rsidRPr="00673557">
          <w:rPr>
            <w:rFonts w:ascii="Times New Roman" w:eastAsia="Times New Roman" w:hAnsi="Times New Roman" w:cs="Times New Roman"/>
            <w:sz w:val="24"/>
            <w:szCs w:val="24"/>
          </w:rPr>
          <w:t>2. C</w:t>
        </w:r>
      </w:ins>
    </w:p>
    <w:p w:rsidR="00673557" w:rsidRPr="00673557" w:rsidRDefault="00673557" w:rsidP="00673557">
      <w:pPr>
        <w:shd w:val="clear" w:color="auto" w:fill="FFFFFF"/>
        <w:spacing w:after="0" w:line="240" w:lineRule="auto"/>
        <w:jc w:val="both"/>
        <w:rPr>
          <w:ins w:id="275" w:author="Unknown"/>
          <w:rFonts w:ascii="Times New Roman" w:eastAsia="Times New Roman" w:hAnsi="Times New Roman" w:cs="Times New Roman"/>
          <w:sz w:val="24"/>
          <w:szCs w:val="24"/>
        </w:rPr>
      </w:pPr>
      <w:ins w:id="276" w:author="Unknown">
        <w:r w:rsidRPr="00673557">
          <w:rPr>
            <w:rFonts w:ascii="Times New Roman" w:eastAsia="Times New Roman" w:hAnsi="Times New Roman" w:cs="Times New Roman"/>
            <w:sz w:val="24"/>
            <w:szCs w:val="24"/>
          </w:rPr>
          <w:t>3. C</w:t>
        </w:r>
      </w:ins>
    </w:p>
    <w:p w:rsidR="00673557" w:rsidRPr="00673557" w:rsidRDefault="00673557" w:rsidP="00673557">
      <w:pPr>
        <w:shd w:val="clear" w:color="auto" w:fill="FFFFFF"/>
        <w:spacing w:after="0" w:line="240" w:lineRule="auto"/>
        <w:jc w:val="both"/>
        <w:rPr>
          <w:ins w:id="277" w:author="Unknown"/>
          <w:rFonts w:ascii="Times New Roman" w:eastAsia="Times New Roman" w:hAnsi="Times New Roman" w:cs="Times New Roman"/>
          <w:sz w:val="24"/>
          <w:szCs w:val="24"/>
        </w:rPr>
      </w:pPr>
      <w:ins w:id="278" w:author="Unknown">
        <w:r w:rsidRPr="00673557">
          <w:rPr>
            <w:rFonts w:ascii="Times New Roman" w:eastAsia="Times New Roman" w:hAnsi="Times New Roman" w:cs="Times New Roman"/>
            <w:sz w:val="24"/>
            <w:szCs w:val="24"/>
          </w:rPr>
          <w:t>4. A</w:t>
        </w:r>
      </w:ins>
    </w:p>
    <w:p w:rsidR="00673557" w:rsidRPr="00673557" w:rsidRDefault="00673557" w:rsidP="00673557">
      <w:pPr>
        <w:shd w:val="clear" w:color="auto" w:fill="FFFFFF"/>
        <w:spacing w:after="0" w:line="240" w:lineRule="auto"/>
        <w:jc w:val="both"/>
        <w:rPr>
          <w:ins w:id="279" w:author="Unknown"/>
          <w:rFonts w:ascii="Times New Roman" w:eastAsia="Times New Roman" w:hAnsi="Times New Roman" w:cs="Times New Roman"/>
          <w:sz w:val="24"/>
          <w:szCs w:val="24"/>
        </w:rPr>
      </w:pPr>
      <w:ins w:id="280" w:author="Unknown">
        <w:r w:rsidRPr="00673557">
          <w:rPr>
            <w:rFonts w:ascii="Times New Roman" w:eastAsia="Times New Roman" w:hAnsi="Times New Roman" w:cs="Times New Roman"/>
            <w:sz w:val="24"/>
            <w:szCs w:val="24"/>
          </w:rPr>
          <w:t>5. B</w:t>
        </w:r>
      </w:ins>
    </w:p>
    <w:p w:rsidR="00673557" w:rsidRPr="00673557" w:rsidRDefault="00673557" w:rsidP="00673557">
      <w:pPr>
        <w:shd w:val="clear" w:color="auto" w:fill="FFFFFF"/>
        <w:spacing w:after="0" w:line="240" w:lineRule="auto"/>
        <w:rPr>
          <w:ins w:id="281" w:author="Unknown"/>
          <w:rFonts w:ascii="Times New Roman" w:eastAsia="Times New Roman" w:hAnsi="Times New Roman" w:cs="Times New Roman"/>
          <w:sz w:val="24"/>
          <w:szCs w:val="24"/>
        </w:rPr>
      </w:pPr>
      <w:ins w:id="282" w:author="Unknown">
        <w:r w:rsidRPr="00673557">
          <w:rPr>
            <w:rFonts w:ascii="Times New Roman" w:eastAsia="Times New Roman" w:hAnsi="Times New Roman" w:cs="Times New Roman"/>
            <w:sz w:val="24"/>
            <w:szCs w:val="24"/>
          </w:rPr>
          <w:t>6. C</w:t>
        </w:r>
      </w:ins>
    </w:p>
    <w:p w:rsidR="00673557" w:rsidRPr="00673557" w:rsidRDefault="00673557" w:rsidP="00673557">
      <w:pPr>
        <w:shd w:val="clear" w:color="auto" w:fill="FFFFFF"/>
        <w:spacing w:after="0" w:line="240" w:lineRule="auto"/>
        <w:rPr>
          <w:ins w:id="283" w:author="Unknown"/>
          <w:rFonts w:ascii="Times New Roman" w:eastAsia="Times New Roman" w:hAnsi="Times New Roman" w:cs="Times New Roman"/>
          <w:sz w:val="24"/>
          <w:szCs w:val="24"/>
        </w:rPr>
      </w:pPr>
      <w:ins w:id="284" w:author="Unknown">
        <w:r w:rsidRPr="00673557">
          <w:rPr>
            <w:rFonts w:ascii="Times New Roman" w:eastAsia="Times New Roman" w:hAnsi="Times New Roman" w:cs="Times New Roman"/>
            <w:sz w:val="24"/>
            <w:szCs w:val="24"/>
          </w:rPr>
          <w:t>7. B</w:t>
        </w:r>
      </w:ins>
    </w:p>
    <w:p w:rsidR="00673557" w:rsidRPr="00673557" w:rsidRDefault="00673557" w:rsidP="00673557">
      <w:pPr>
        <w:shd w:val="clear" w:color="auto" w:fill="FFFFFF"/>
        <w:spacing w:after="0" w:line="240" w:lineRule="auto"/>
        <w:rPr>
          <w:ins w:id="285" w:author="Unknown"/>
          <w:rFonts w:ascii="Times New Roman" w:eastAsia="Times New Roman" w:hAnsi="Times New Roman" w:cs="Times New Roman"/>
          <w:sz w:val="24"/>
          <w:szCs w:val="24"/>
        </w:rPr>
      </w:pPr>
      <w:ins w:id="286" w:author="Unknown">
        <w:r w:rsidRPr="00673557">
          <w:rPr>
            <w:rFonts w:ascii="Times New Roman" w:eastAsia="Times New Roman" w:hAnsi="Times New Roman" w:cs="Times New Roman"/>
            <w:sz w:val="24"/>
            <w:szCs w:val="24"/>
          </w:rPr>
          <w:t>8. C</w:t>
        </w:r>
      </w:ins>
    </w:p>
    <w:p w:rsidR="00673557" w:rsidRPr="00673557" w:rsidRDefault="00673557" w:rsidP="00673557">
      <w:pPr>
        <w:shd w:val="clear" w:color="auto" w:fill="FFFFFF"/>
        <w:spacing w:after="0" w:line="240" w:lineRule="auto"/>
        <w:rPr>
          <w:ins w:id="287" w:author="Unknown"/>
          <w:rFonts w:ascii="Times New Roman" w:eastAsia="Times New Roman" w:hAnsi="Times New Roman" w:cs="Times New Roman"/>
          <w:sz w:val="24"/>
          <w:szCs w:val="24"/>
        </w:rPr>
      </w:pPr>
      <w:ins w:id="288" w:author="Unknown">
        <w:r w:rsidRPr="00673557">
          <w:rPr>
            <w:rFonts w:ascii="Times New Roman" w:eastAsia="Times New Roman" w:hAnsi="Times New Roman" w:cs="Times New Roman"/>
            <w:sz w:val="24"/>
            <w:szCs w:val="24"/>
          </w:rPr>
          <w:t>9. A</w:t>
        </w:r>
      </w:ins>
    </w:p>
    <w:p w:rsidR="00673557" w:rsidRPr="00673557" w:rsidRDefault="00673557" w:rsidP="00673557">
      <w:pPr>
        <w:shd w:val="clear" w:color="auto" w:fill="FFFFFF"/>
        <w:spacing w:after="0" w:line="240" w:lineRule="auto"/>
        <w:rPr>
          <w:ins w:id="289" w:author="Unknown"/>
          <w:rFonts w:ascii="Times New Roman" w:eastAsia="Times New Roman" w:hAnsi="Times New Roman" w:cs="Times New Roman"/>
          <w:sz w:val="24"/>
          <w:szCs w:val="24"/>
        </w:rPr>
      </w:pPr>
      <w:ins w:id="290" w:author="Unknown">
        <w:r w:rsidRPr="00673557">
          <w:rPr>
            <w:rFonts w:ascii="Times New Roman" w:eastAsia="Times New Roman" w:hAnsi="Times New Roman" w:cs="Times New Roman"/>
            <w:sz w:val="24"/>
            <w:szCs w:val="24"/>
          </w:rPr>
          <w:t>10. C</w:t>
        </w:r>
      </w:ins>
    </w:p>
    <w:p w:rsidR="00673557" w:rsidRPr="00673557" w:rsidRDefault="00673557" w:rsidP="00673557">
      <w:pPr>
        <w:shd w:val="clear" w:color="auto" w:fill="FFFFFF"/>
        <w:spacing w:after="0" w:line="240" w:lineRule="auto"/>
        <w:rPr>
          <w:ins w:id="291" w:author="Unknown"/>
          <w:rFonts w:ascii="Times New Roman" w:eastAsia="Times New Roman" w:hAnsi="Times New Roman" w:cs="Times New Roman"/>
          <w:sz w:val="24"/>
          <w:szCs w:val="24"/>
        </w:rPr>
      </w:pPr>
      <w:ins w:id="292" w:author="Unknown">
        <w:r w:rsidRPr="00673557">
          <w:rPr>
            <w:rFonts w:ascii="Times New Roman" w:eastAsia="Times New Roman" w:hAnsi="Times New Roman" w:cs="Times New Roman"/>
            <w:b/>
            <w:bCs/>
            <w:sz w:val="24"/>
            <w:szCs w:val="24"/>
            <w:bdr w:val="none" w:sz="0" w:space="0" w:color="auto" w:frame="1"/>
          </w:rPr>
          <w:t>Exercise 6: Write the possessive adjectives</w:t>
        </w:r>
      </w:ins>
    </w:p>
    <w:tbl>
      <w:tblPr>
        <w:tblW w:w="10410" w:type="dxa"/>
        <w:shd w:val="clear" w:color="auto" w:fill="FFFFFF"/>
        <w:tblCellMar>
          <w:left w:w="0" w:type="dxa"/>
          <w:right w:w="0" w:type="dxa"/>
        </w:tblCellMar>
        <w:tblLook w:val="04A0" w:firstRow="1" w:lastRow="0" w:firstColumn="1" w:lastColumn="0" w:noHBand="0" w:noVBand="1"/>
      </w:tblPr>
      <w:tblGrid>
        <w:gridCol w:w="5197"/>
        <w:gridCol w:w="5213"/>
      </w:tblGrid>
      <w:tr w:rsidR="00673557" w:rsidRPr="00673557" w:rsidTr="00673557">
        <w:tc>
          <w:tcPr>
            <w:tcW w:w="505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1. (I) ___My_____ sister is ten years old</w:t>
            </w:r>
          </w:p>
        </w:tc>
        <w:tc>
          <w:tcPr>
            <w:tcW w:w="507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2. (He) ____His_____ eyes are blue</w:t>
            </w:r>
          </w:p>
        </w:tc>
      </w:tr>
      <w:tr w:rsidR="00673557" w:rsidRPr="00673557" w:rsidTr="00673557">
        <w:tc>
          <w:tcPr>
            <w:tcW w:w="505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3. (They) ___Their______ car is red</w:t>
            </w:r>
          </w:p>
        </w:tc>
        <w:tc>
          <w:tcPr>
            <w:tcW w:w="507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4. (We) ___Our______ dog is white</w:t>
            </w:r>
          </w:p>
        </w:tc>
      </w:tr>
      <w:tr w:rsidR="00673557" w:rsidRPr="00673557" w:rsidTr="00673557">
        <w:tc>
          <w:tcPr>
            <w:tcW w:w="505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5. (You) ____Your_____ bicycles are old</w:t>
            </w:r>
          </w:p>
        </w:tc>
        <w:tc>
          <w:tcPr>
            <w:tcW w:w="507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6. (She) ____Her_____ house is big</w:t>
            </w:r>
          </w:p>
        </w:tc>
      </w:tr>
      <w:tr w:rsidR="00673557" w:rsidRPr="00673557" w:rsidTr="00673557">
        <w:tc>
          <w:tcPr>
            <w:tcW w:w="505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7. (He) ___His____ father is doctor</w:t>
            </w:r>
          </w:p>
        </w:tc>
        <w:tc>
          <w:tcPr>
            <w:tcW w:w="507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8. (I) ___My______ sister is Mary</w:t>
            </w:r>
          </w:p>
        </w:tc>
      </w:tr>
    </w:tbl>
    <w:p w:rsidR="00673557" w:rsidRPr="00673557" w:rsidRDefault="00673557" w:rsidP="00673557">
      <w:pPr>
        <w:shd w:val="clear" w:color="auto" w:fill="FFFFFF"/>
        <w:spacing w:after="0" w:line="240" w:lineRule="auto"/>
        <w:rPr>
          <w:ins w:id="293" w:author="Unknown"/>
          <w:rFonts w:ascii="Times New Roman" w:eastAsia="Times New Roman" w:hAnsi="Times New Roman" w:cs="Times New Roman"/>
          <w:sz w:val="24"/>
          <w:szCs w:val="24"/>
        </w:rPr>
      </w:pPr>
      <w:ins w:id="294" w:author="Unknown">
        <w:r w:rsidRPr="00673557">
          <w:rPr>
            <w:rFonts w:ascii="Times New Roman" w:eastAsia="Times New Roman" w:hAnsi="Times New Roman" w:cs="Times New Roman"/>
            <w:b/>
            <w:bCs/>
            <w:sz w:val="24"/>
            <w:szCs w:val="24"/>
            <w:bdr w:val="none" w:sz="0" w:space="0" w:color="auto" w:frame="1"/>
          </w:rPr>
          <w:lastRenderedPageBreak/>
          <w:t>Exercise 7: Read the story and fill in the blanks with proper words</w:t>
        </w:r>
      </w:ins>
    </w:p>
    <w:p w:rsidR="00673557" w:rsidRPr="00673557" w:rsidRDefault="00673557" w:rsidP="00673557">
      <w:pPr>
        <w:shd w:val="clear" w:color="auto" w:fill="FFFFFF"/>
        <w:spacing w:after="0" w:line="240" w:lineRule="auto"/>
        <w:rPr>
          <w:ins w:id="295" w:author="Unknown"/>
          <w:rFonts w:ascii="Times New Roman" w:eastAsia="Times New Roman" w:hAnsi="Times New Roman" w:cs="Times New Roman"/>
          <w:sz w:val="24"/>
          <w:szCs w:val="24"/>
        </w:rPr>
      </w:pPr>
      <w:ins w:id="296" w:author="Unknown">
        <w:r w:rsidRPr="00673557">
          <w:rPr>
            <w:rFonts w:ascii="Times New Roman" w:eastAsia="Times New Roman" w:hAnsi="Times New Roman" w:cs="Times New Roman"/>
            <w:sz w:val="24"/>
            <w:szCs w:val="24"/>
          </w:rPr>
          <w:t>Last year we went to Antalya to visit our grandparents. They were very glad to see us. It was a very good holiday for us. We went swimming with our brother. He swims well. We had picnics all together. The picnics were very funny. My grandmother made sandwiches for us. She makes really delicious sandwiches. I love all her meals.</w:t>
        </w:r>
      </w:ins>
    </w:p>
    <w:p w:rsidR="00673557" w:rsidRPr="00673557" w:rsidRDefault="00673557" w:rsidP="00673557">
      <w:pPr>
        <w:shd w:val="clear" w:color="auto" w:fill="FFFFFF"/>
        <w:spacing w:after="0" w:line="240" w:lineRule="auto"/>
        <w:rPr>
          <w:ins w:id="297" w:author="Unknown"/>
          <w:rFonts w:ascii="Times New Roman" w:eastAsia="Times New Roman" w:hAnsi="Times New Roman" w:cs="Times New Roman"/>
          <w:sz w:val="24"/>
          <w:szCs w:val="24"/>
        </w:rPr>
      </w:pPr>
      <w:ins w:id="298" w:author="Unknown">
        <w:r w:rsidRPr="00673557">
          <w:rPr>
            <w:rFonts w:ascii="Times New Roman" w:eastAsia="Times New Roman" w:hAnsi="Times New Roman" w:cs="Times New Roman"/>
            <w:sz w:val="24"/>
            <w:szCs w:val="24"/>
          </w:rPr>
          <w:t>Our father and mother went to discos at night. They like dancing and at the weekend they go to a dance club. While our parents were out, our grandfather told us funny stories. We laughed all night. Our grandmother made pop-corn for us.</w:t>
        </w:r>
      </w:ins>
    </w:p>
    <w:p w:rsidR="00673557" w:rsidRPr="00673557" w:rsidRDefault="00673557" w:rsidP="00673557">
      <w:pPr>
        <w:shd w:val="clear" w:color="auto" w:fill="FFFFFF"/>
        <w:spacing w:after="0" w:line="240" w:lineRule="auto"/>
        <w:rPr>
          <w:ins w:id="299" w:author="Unknown"/>
          <w:rFonts w:ascii="Times New Roman" w:eastAsia="Times New Roman" w:hAnsi="Times New Roman" w:cs="Times New Roman"/>
          <w:sz w:val="24"/>
          <w:szCs w:val="24"/>
        </w:rPr>
      </w:pPr>
      <w:ins w:id="300" w:author="Unknown">
        <w:r w:rsidRPr="00673557">
          <w:rPr>
            <w:rFonts w:ascii="Times New Roman" w:eastAsia="Times New Roman" w:hAnsi="Times New Roman" w:cs="Times New Roman"/>
            <w:sz w:val="24"/>
            <w:szCs w:val="24"/>
          </w:rPr>
          <w:t>In the mornings we had breakfast in the garden. It was full of flowers. There were ducks and hens in the garden. We played with the ducks and the hen. They were very lovely. It was a very beautiful holiday. I am waiting for next visit to our parents impatiently.</w:t>
        </w:r>
      </w:ins>
    </w:p>
    <w:p w:rsidR="00673557" w:rsidRPr="00673557" w:rsidRDefault="00673557" w:rsidP="00673557">
      <w:pPr>
        <w:shd w:val="clear" w:color="auto" w:fill="FFFFFF"/>
        <w:spacing w:after="0" w:line="240" w:lineRule="auto"/>
        <w:rPr>
          <w:ins w:id="301" w:author="Unknown"/>
          <w:rFonts w:ascii="Times New Roman" w:eastAsia="Times New Roman" w:hAnsi="Times New Roman" w:cs="Times New Roman"/>
          <w:sz w:val="24"/>
          <w:szCs w:val="24"/>
        </w:rPr>
      </w:pPr>
      <w:ins w:id="302" w:author="Unknown">
        <w:r w:rsidRPr="00673557">
          <w:rPr>
            <w:rFonts w:ascii="Times New Roman" w:eastAsia="Times New Roman" w:hAnsi="Times New Roman" w:cs="Times New Roman"/>
            <w:b/>
            <w:bCs/>
            <w:sz w:val="24"/>
            <w:szCs w:val="24"/>
            <w:bdr w:val="none" w:sz="0" w:space="0" w:color="auto" w:frame="1"/>
          </w:rPr>
          <w:t>Exercise 8: Fill in the blanks with proper words</w:t>
        </w:r>
      </w:ins>
    </w:p>
    <w:p w:rsidR="00673557" w:rsidRPr="00673557" w:rsidRDefault="00673557" w:rsidP="00673557">
      <w:pPr>
        <w:shd w:val="clear" w:color="auto" w:fill="FFFFFF"/>
        <w:spacing w:after="0" w:line="240" w:lineRule="auto"/>
        <w:rPr>
          <w:ins w:id="303" w:author="Unknown"/>
          <w:rFonts w:ascii="Times New Roman" w:eastAsia="Times New Roman" w:hAnsi="Times New Roman" w:cs="Times New Roman"/>
          <w:sz w:val="24"/>
          <w:szCs w:val="24"/>
        </w:rPr>
      </w:pPr>
      <w:ins w:id="304" w:author="Unknown">
        <w:r w:rsidRPr="00673557">
          <w:rPr>
            <w:rFonts w:ascii="Times New Roman" w:eastAsia="Times New Roman" w:hAnsi="Times New Roman" w:cs="Times New Roman"/>
            <w:sz w:val="24"/>
            <w:szCs w:val="24"/>
          </w:rPr>
          <w:t>1. My father goes to work by ______his______ car. ____He________ drives well.</w:t>
        </w:r>
      </w:ins>
    </w:p>
    <w:p w:rsidR="00673557" w:rsidRPr="00673557" w:rsidRDefault="00673557" w:rsidP="00673557">
      <w:pPr>
        <w:shd w:val="clear" w:color="auto" w:fill="FFFFFF"/>
        <w:spacing w:after="0" w:line="240" w:lineRule="auto"/>
        <w:rPr>
          <w:ins w:id="305" w:author="Unknown"/>
          <w:rFonts w:ascii="Times New Roman" w:eastAsia="Times New Roman" w:hAnsi="Times New Roman" w:cs="Times New Roman"/>
          <w:sz w:val="24"/>
          <w:szCs w:val="24"/>
        </w:rPr>
      </w:pPr>
      <w:ins w:id="306" w:author="Unknown">
        <w:r w:rsidRPr="00673557">
          <w:rPr>
            <w:rFonts w:ascii="Times New Roman" w:eastAsia="Times New Roman" w:hAnsi="Times New Roman" w:cs="Times New Roman"/>
            <w:sz w:val="24"/>
            <w:szCs w:val="24"/>
          </w:rPr>
          <w:t xml:space="preserve">2. ____It________ is </w:t>
        </w:r>
        <w:proofErr w:type="spellStart"/>
        <w:r w:rsidRPr="00673557">
          <w:rPr>
            <w:rFonts w:ascii="Times New Roman" w:eastAsia="Times New Roman" w:hAnsi="Times New Roman" w:cs="Times New Roman"/>
            <w:sz w:val="24"/>
            <w:szCs w:val="24"/>
          </w:rPr>
          <w:t>boirng</w:t>
        </w:r>
        <w:proofErr w:type="spellEnd"/>
        <w:r w:rsidRPr="00673557">
          <w:rPr>
            <w:rFonts w:ascii="Times New Roman" w:eastAsia="Times New Roman" w:hAnsi="Times New Roman" w:cs="Times New Roman"/>
            <w:sz w:val="24"/>
            <w:szCs w:val="24"/>
          </w:rPr>
          <w:t xml:space="preserve"> to stay at home. There is nothing to do.</w:t>
        </w:r>
      </w:ins>
    </w:p>
    <w:p w:rsidR="00673557" w:rsidRPr="00673557" w:rsidRDefault="00673557" w:rsidP="00673557">
      <w:pPr>
        <w:shd w:val="clear" w:color="auto" w:fill="FFFFFF"/>
        <w:spacing w:after="0" w:line="240" w:lineRule="auto"/>
        <w:rPr>
          <w:ins w:id="307" w:author="Unknown"/>
          <w:rFonts w:ascii="Times New Roman" w:eastAsia="Times New Roman" w:hAnsi="Times New Roman" w:cs="Times New Roman"/>
          <w:sz w:val="24"/>
          <w:szCs w:val="24"/>
        </w:rPr>
      </w:pPr>
      <w:ins w:id="308" w:author="Unknown">
        <w:r w:rsidRPr="00673557">
          <w:rPr>
            <w:rFonts w:ascii="Times New Roman" w:eastAsia="Times New Roman" w:hAnsi="Times New Roman" w:cs="Times New Roman"/>
            <w:sz w:val="24"/>
            <w:szCs w:val="24"/>
          </w:rPr>
          <w:t xml:space="preserve">3. In _____my_______ free time, I play the </w:t>
        </w:r>
        <w:proofErr w:type="spellStart"/>
        <w:r w:rsidRPr="00673557">
          <w:rPr>
            <w:rFonts w:ascii="Times New Roman" w:eastAsia="Times New Roman" w:hAnsi="Times New Roman" w:cs="Times New Roman"/>
            <w:sz w:val="24"/>
            <w:szCs w:val="24"/>
          </w:rPr>
          <w:t>pinao</w:t>
        </w:r>
        <w:proofErr w:type="spellEnd"/>
        <w:r w:rsidRPr="00673557">
          <w:rPr>
            <w:rFonts w:ascii="Times New Roman" w:eastAsia="Times New Roman" w:hAnsi="Times New Roman" w:cs="Times New Roman"/>
            <w:sz w:val="24"/>
            <w:szCs w:val="24"/>
          </w:rPr>
          <w:t xml:space="preserve"> with _______my_____ mother</w:t>
        </w:r>
      </w:ins>
    </w:p>
    <w:p w:rsidR="00673557" w:rsidRPr="00673557" w:rsidRDefault="00673557" w:rsidP="00673557">
      <w:pPr>
        <w:shd w:val="clear" w:color="auto" w:fill="FFFFFF"/>
        <w:spacing w:after="0" w:line="240" w:lineRule="auto"/>
        <w:rPr>
          <w:ins w:id="309" w:author="Unknown"/>
          <w:rFonts w:ascii="Times New Roman" w:eastAsia="Times New Roman" w:hAnsi="Times New Roman" w:cs="Times New Roman"/>
          <w:sz w:val="24"/>
          <w:szCs w:val="24"/>
        </w:rPr>
      </w:pPr>
      <w:ins w:id="310" w:author="Unknown">
        <w:r w:rsidRPr="00673557">
          <w:rPr>
            <w:rFonts w:ascii="Times New Roman" w:eastAsia="Times New Roman" w:hAnsi="Times New Roman" w:cs="Times New Roman"/>
            <w:sz w:val="24"/>
            <w:szCs w:val="24"/>
          </w:rPr>
          <w:t>4. My little cat is very lovely. ______It______ loves milk.</w:t>
        </w:r>
      </w:ins>
    </w:p>
    <w:p w:rsidR="00673557" w:rsidRPr="00673557" w:rsidRDefault="00673557" w:rsidP="00673557">
      <w:pPr>
        <w:shd w:val="clear" w:color="auto" w:fill="FFFFFF"/>
        <w:spacing w:after="0" w:line="240" w:lineRule="auto"/>
        <w:rPr>
          <w:ins w:id="311" w:author="Unknown"/>
          <w:rFonts w:ascii="Times New Roman" w:eastAsia="Times New Roman" w:hAnsi="Times New Roman" w:cs="Times New Roman"/>
          <w:sz w:val="24"/>
          <w:szCs w:val="24"/>
        </w:rPr>
      </w:pPr>
      <w:ins w:id="312" w:author="Unknown">
        <w:r w:rsidRPr="00673557">
          <w:rPr>
            <w:rFonts w:ascii="Times New Roman" w:eastAsia="Times New Roman" w:hAnsi="Times New Roman" w:cs="Times New Roman"/>
            <w:sz w:val="24"/>
            <w:szCs w:val="24"/>
          </w:rPr>
          <w:t>5. Su and Ali are good friends. ____They________ are always together.</w:t>
        </w:r>
      </w:ins>
    </w:p>
    <w:p w:rsidR="00673557" w:rsidRPr="00673557" w:rsidRDefault="00673557" w:rsidP="00673557">
      <w:pPr>
        <w:shd w:val="clear" w:color="auto" w:fill="FFFFFF"/>
        <w:spacing w:after="0" w:line="240" w:lineRule="auto"/>
        <w:rPr>
          <w:ins w:id="313" w:author="Unknown"/>
          <w:rFonts w:ascii="Times New Roman" w:eastAsia="Times New Roman" w:hAnsi="Times New Roman" w:cs="Times New Roman"/>
          <w:sz w:val="24"/>
          <w:szCs w:val="24"/>
        </w:rPr>
      </w:pPr>
      <w:ins w:id="314" w:author="Unknown">
        <w:r w:rsidRPr="00673557">
          <w:rPr>
            <w:rFonts w:ascii="Times New Roman" w:eastAsia="Times New Roman" w:hAnsi="Times New Roman" w:cs="Times New Roman"/>
            <w:sz w:val="24"/>
            <w:szCs w:val="24"/>
          </w:rPr>
          <w:t>6. Anna plays football on Saturday nights. _____She_______ plays wonderful.</w:t>
        </w:r>
      </w:ins>
    </w:p>
    <w:p w:rsidR="00673557" w:rsidRPr="00673557" w:rsidRDefault="00673557" w:rsidP="00673557">
      <w:pPr>
        <w:shd w:val="clear" w:color="auto" w:fill="FFFFFF"/>
        <w:spacing w:after="0" w:line="240" w:lineRule="auto"/>
        <w:rPr>
          <w:ins w:id="315" w:author="Unknown"/>
          <w:rFonts w:ascii="Times New Roman" w:eastAsia="Times New Roman" w:hAnsi="Times New Roman" w:cs="Times New Roman"/>
          <w:sz w:val="24"/>
          <w:szCs w:val="24"/>
        </w:rPr>
      </w:pPr>
      <w:ins w:id="316" w:author="Unknown">
        <w:r w:rsidRPr="00673557">
          <w:rPr>
            <w:rFonts w:ascii="Times New Roman" w:eastAsia="Times New Roman" w:hAnsi="Times New Roman" w:cs="Times New Roman"/>
            <w:sz w:val="24"/>
            <w:szCs w:val="24"/>
          </w:rPr>
          <w:t>7. I bought a new bicycle. ____It________ is red.</w:t>
        </w:r>
      </w:ins>
    </w:p>
    <w:p w:rsidR="00817F32" w:rsidRPr="00673557" w:rsidRDefault="00817F32">
      <w:pPr>
        <w:rPr>
          <w:rFonts w:ascii="Times New Roman" w:hAnsi="Times New Roman" w:cs="Times New Roman"/>
        </w:rPr>
      </w:pPr>
    </w:p>
    <w:sectPr w:rsidR="00817F32" w:rsidRPr="006735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2AE7"/>
    <w:rsid w:val="00502B46"/>
    <w:rsid w:val="00673557"/>
    <w:rsid w:val="00731051"/>
    <w:rsid w:val="00817F32"/>
    <w:rsid w:val="00843CE5"/>
    <w:rsid w:val="00AD7273"/>
    <w:rsid w:val="00C02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02B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02B46"/>
    <w:rPr>
      <w:rFonts w:ascii="Times New Roman" w:eastAsia="Times New Roman" w:hAnsi="Times New Roman" w:cs="Times New Roman"/>
      <w:b/>
      <w:bCs/>
      <w:sz w:val="36"/>
      <w:szCs w:val="36"/>
    </w:rPr>
  </w:style>
  <w:style w:type="character" w:styleId="Strong">
    <w:name w:val="Strong"/>
    <w:basedOn w:val="DefaultParagraphFont"/>
    <w:uiPriority w:val="22"/>
    <w:qFormat/>
    <w:rsid w:val="00502B46"/>
    <w:rPr>
      <w:b/>
      <w:bCs/>
    </w:rPr>
  </w:style>
  <w:style w:type="paragraph" w:styleId="NormalWeb">
    <w:name w:val="Normal (Web)"/>
    <w:basedOn w:val="Normal"/>
    <w:uiPriority w:val="99"/>
    <w:unhideWhenUsed/>
    <w:rsid w:val="00502B4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43CE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02B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02B46"/>
    <w:rPr>
      <w:rFonts w:ascii="Times New Roman" w:eastAsia="Times New Roman" w:hAnsi="Times New Roman" w:cs="Times New Roman"/>
      <w:b/>
      <w:bCs/>
      <w:sz w:val="36"/>
      <w:szCs w:val="36"/>
    </w:rPr>
  </w:style>
  <w:style w:type="character" w:styleId="Strong">
    <w:name w:val="Strong"/>
    <w:basedOn w:val="DefaultParagraphFont"/>
    <w:uiPriority w:val="22"/>
    <w:qFormat/>
    <w:rsid w:val="00502B46"/>
    <w:rPr>
      <w:b/>
      <w:bCs/>
    </w:rPr>
  </w:style>
  <w:style w:type="paragraph" w:styleId="NormalWeb">
    <w:name w:val="Normal (Web)"/>
    <w:basedOn w:val="Normal"/>
    <w:uiPriority w:val="99"/>
    <w:unhideWhenUsed/>
    <w:rsid w:val="00502B4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43C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7024957">
      <w:bodyDiv w:val="1"/>
      <w:marLeft w:val="0"/>
      <w:marRight w:val="0"/>
      <w:marTop w:val="0"/>
      <w:marBottom w:val="0"/>
      <w:divBdr>
        <w:top w:val="none" w:sz="0" w:space="0" w:color="auto"/>
        <w:left w:val="none" w:sz="0" w:space="0" w:color="auto"/>
        <w:bottom w:val="none" w:sz="0" w:space="0" w:color="auto"/>
        <w:right w:val="none" w:sz="0" w:space="0" w:color="auto"/>
      </w:divBdr>
    </w:div>
    <w:div w:id="1444879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8</Pages>
  <Words>1465</Words>
  <Characters>8356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Phuc</dc:creator>
  <cp:keywords/>
  <dc:description/>
  <cp:lastModifiedBy>Cao Phuc</cp:lastModifiedBy>
  <cp:revision>4</cp:revision>
  <dcterms:created xsi:type="dcterms:W3CDTF">2022-03-22T05:25:00Z</dcterms:created>
  <dcterms:modified xsi:type="dcterms:W3CDTF">2022-03-22T06:53:00Z</dcterms:modified>
</cp:coreProperties>
</file>