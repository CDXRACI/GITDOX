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E26" w:rsidRPr="00F60E26" w:rsidRDefault="00F60E26" w:rsidP="00F60E26">
      <w:pPr>
        <w:shd w:val="clear" w:color="auto" w:fill="FFFFFF"/>
        <w:spacing w:after="300" w:line="288" w:lineRule="atLeast"/>
        <w:outlineLvl w:val="2"/>
        <w:rPr>
          <w:rFonts w:ascii="Arial" w:eastAsia="Times New Roman" w:hAnsi="Arial" w:cs="Arial"/>
          <w:b/>
          <w:bCs/>
          <w:color w:val="3A3A3A"/>
          <w:sz w:val="38"/>
          <w:szCs w:val="38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Bài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tập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1</w:t>
      </w:r>
    </w:p>
    <w:p w:rsidR="00F60E26" w:rsidRDefault="00F60E26" w:rsidP="00F60E2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Điền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động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từ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TOBE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thích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hợp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vào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chỗ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trống</w:t>
      </w:r>
      <w:proofErr w:type="spellEnd"/>
    </w:p>
    <w:p w:rsidR="00F60E26" w:rsidRPr="00F60E26" w:rsidRDefault="00F60E26" w:rsidP="00F60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It ………………</w:t>
      </w:r>
      <w:r>
        <w:rPr>
          <w:rFonts w:ascii="Arial" w:eastAsia="Times New Roman" w:hAnsi="Arial" w:cs="Arial"/>
          <w:color w:val="3A3A3A"/>
          <w:sz w:val="27"/>
          <w:szCs w:val="27"/>
        </w:rPr>
        <w:t>IS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 cold today.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 ………</w:t>
      </w:r>
      <w:r>
        <w:rPr>
          <w:rFonts w:ascii="Arial" w:eastAsia="Times New Roman" w:hAnsi="Arial" w:cs="Arial"/>
          <w:color w:val="3A3A3A"/>
          <w:sz w:val="27"/>
          <w:szCs w:val="27"/>
        </w:rPr>
        <w:t>AM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 at home now.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They …………</w:t>
      </w:r>
      <w:r>
        <w:rPr>
          <w:rFonts w:ascii="Arial" w:eastAsia="Times New Roman" w:hAnsi="Arial" w:cs="Arial"/>
          <w:color w:val="3A3A3A"/>
          <w:sz w:val="27"/>
          <w:szCs w:val="27"/>
        </w:rPr>
        <w:t>ARE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 Korean.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There ………</w:t>
      </w:r>
      <w:r>
        <w:rPr>
          <w:rFonts w:ascii="Arial" w:eastAsia="Times New Roman" w:hAnsi="Arial" w:cs="Arial"/>
          <w:color w:val="3A3A3A"/>
          <w:sz w:val="27"/>
          <w:szCs w:val="27"/>
        </w:rPr>
        <w:t>IS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 a pen on the desk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My name ……</w:t>
      </w:r>
      <w:r>
        <w:rPr>
          <w:rFonts w:ascii="Arial" w:eastAsia="Times New Roman" w:hAnsi="Arial" w:cs="Arial"/>
          <w:color w:val="3A3A3A"/>
          <w:sz w:val="27"/>
          <w:szCs w:val="27"/>
        </w:rPr>
        <w:t>IS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………………… Nikita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We ………………</w:t>
      </w:r>
      <w:r>
        <w:rPr>
          <w:rFonts w:ascii="Arial" w:eastAsia="Times New Roman" w:hAnsi="Arial" w:cs="Arial"/>
          <w:color w:val="3A3A3A"/>
          <w:sz w:val="27"/>
          <w:szCs w:val="27"/>
        </w:rPr>
        <w:t>ARE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 from Ukraine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That ………</w:t>
      </w:r>
      <w:r>
        <w:rPr>
          <w:rFonts w:ascii="Arial" w:eastAsia="Times New Roman" w:hAnsi="Arial" w:cs="Arial"/>
          <w:color w:val="3A3A3A"/>
          <w:sz w:val="27"/>
          <w:szCs w:val="27"/>
        </w:rPr>
        <w:t>IS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 right.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 …………</w:t>
      </w:r>
      <w:r>
        <w:rPr>
          <w:rFonts w:ascii="Arial" w:eastAsia="Times New Roman" w:hAnsi="Arial" w:cs="Arial"/>
          <w:color w:val="3A3A3A"/>
          <w:sz w:val="27"/>
          <w:szCs w:val="27"/>
        </w:rPr>
        <w:t>AM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 OK, thanks.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Clara and Steve ………</w:t>
      </w:r>
      <w:r>
        <w:rPr>
          <w:rFonts w:ascii="Arial" w:eastAsia="Times New Roman" w:hAnsi="Arial" w:cs="Arial"/>
          <w:color w:val="3A3A3A"/>
          <w:sz w:val="27"/>
          <w:szCs w:val="27"/>
        </w:rPr>
        <w:t>ARE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 married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She ………………</w:t>
      </w:r>
      <w:r>
        <w:rPr>
          <w:rFonts w:ascii="Arial" w:eastAsia="Times New Roman" w:hAnsi="Arial" w:cs="Arial"/>
          <w:color w:val="3A3A3A"/>
          <w:sz w:val="27"/>
          <w:szCs w:val="27"/>
        </w:rPr>
        <w:t>IS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 an English teacher.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This book …………</w:t>
      </w:r>
      <w:r>
        <w:rPr>
          <w:rFonts w:ascii="Arial" w:eastAsia="Times New Roman" w:hAnsi="Arial" w:cs="Arial"/>
          <w:color w:val="3A3A3A"/>
          <w:sz w:val="27"/>
          <w:szCs w:val="27"/>
        </w:rPr>
        <w:t>IS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…………… </w:t>
      </w:r>
      <w:proofErr w:type="gramStart"/>
      <w:r w:rsidRPr="00F60E26">
        <w:rPr>
          <w:rFonts w:ascii="Arial" w:eastAsia="Times New Roman" w:hAnsi="Arial" w:cs="Arial"/>
          <w:color w:val="3A3A3A"/>
          <w:sz w:val="27"/>
          <w:szCs w:val="27"/>
        </w:rPr>
        <w:t>mine</w:t>
      </w:r>
      <w:proofErr w:type="gramEnd"/>
      <w:r w:rsidRPr="00F60E26">
        <w:rPr>
          <w:rFonts w:ascii="Arial" w:eastAsia="Times New Roman" w:hAnsi="Arial" w:cs="Arial"/>
          <w:color w:val="3A3A3A"/>
          <w:sz w:val="27"/>
          <w:szCs w:val="27"/>
        </w:rPr>
        <w:t>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Jane and Peter ……</w:t>
      </w:r>
      <w:r>
        <w:rPr>
          <w:rFonts w:ascii="Arial" w:eastAsia="Times New Roman" w:hAnsi="Arial" w:cs="Arial"/>
          <w:color w:val="3A3A3A"/>
          <w:sz w:val="27"/>
          <w:szCs w:val="27"/>
        </w:rPr>
        <w:t>ARE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………………… married.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My brother ……………</w:t>
      </w:r>
      <w:r>
        <w:rPr>
          <w:rFonts w:ascii="Arial" w:eastAsia="Times New Roman" w:hAnsi="Arial" w:cs="Arial"/>
          <w:color w:val="3A3A3A"/>
          <w:sz w:val="27"/>
          <w:szCs w:val="27"/>
        </w:rPr>
        <w:t>IS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 here at the moment.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Many people …………</w:t>
      </w:r>
      <w:r>
        <w:rPr>
          <w:rFonts w:ascii="Arial" w:eastAsia="Times New Roman" w:hAnsi="Arial" w:cs="Arial"/>
          <w:color w:val="3A3A3A"/>
          <w:sz w:val="27"/>
          <w:szCs w:val="27"/>
        </w:rPr>
        <w:t>ARE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 in the bank.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We ………</w:t>
      </w:r>
      <w:r>
        <w:rPr>
          <w:rFonts w:ascii="Arial" w:eastAsia="Times New Roman" w:hAnsi="Arial" w:cs="Arial"/>
          <w:color w:val="3A3A3A"/>
          <w:sz w:val="27"/>
          <w:szCs w:val="27"/>
        </w:rPr>
        <w:t>ARE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 in England.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It ………………</w:t>
      </w:r>
      <w:r>
        <w:rPr>
          <w:rFonts w:ascii="Arial" w:eastAsia="Times New Roman" w:hAnsi="Arial" w:cs="Arial"/>
          <w:color w:val="3A3A3A"/>
          <w:sz w:val="27"/>
          <w:szCs w:val="27"/>
        </w:rPr>
        <w:t>IS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 Monday today.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 ……………</w:t>
      </w:r>
      <w:r>
        <w:rPr>
          <w:rFonts w:ascii="Arial" w:eastAsia="Times New Roman" w:hAnsi="Arial" w:cs="Arial"/>
          <w:color w:val="3A3A3A"/>
          <w:sz w:val="27"/>
          <w:szCs w:val="27"/>
        </w:rPr>
        <w:t>AM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 a hairdresser.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My name ………</w:t>
      </w:r>
      <w:r>
        <w:rPr>
          <w:rFonts w:ascii="Arial" w:eastAsia="Times New Roman" w:hAnsi="Arial" w:cs="Arial"/>
          <w:color w:val="3A3A3A"/>
          <w:sz w:val="27"/>
          <w:szCs w:val="27"/>
        </w:rPr>
        <w:t>IS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 Alexander.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There ………</w:t>
      </w:r>
      <w:r>
        <w:rPr>
          <w:rFonts w:ascii="Arial" w:eastAsia="Times New Roman" w:hAnsi="Arial" w:cs="Arial"/>
          <w:color w:val="3A3A3A"/>
          <w:sz w:val="27"/>
          <w:szCs w:val="27"/>
        </w:rPr>
        <w:t>ARE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……………… many people in this class.</w:t>
      </w:r>
    </w:p>
    <w:p w:rsidR="00F60E26" w:rsidRPr="00F60E26" w:rsidRDefault="00F60E26" w:rsidP="00F60E26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</w:t>
      </w:r>
      <w:r>
        <w:rPr>
          <w:rFonts w:ascii="Arial" w:eastAsia="Times New Roman" w:hAnsi="Arial" w:cs="Arial"/>
          <w:color w:val="3A3A3A"/>
          <w:sz w:val="27"/>
          <w:szCs w:val="27"/>
        </w:rPr>
        <w:t>ARE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……… </w:t>
      </w:r>
      <w:proofErr w:type="spellStart"/>
      <w:r w:rsidRPr="00F60E26">
        <w:rPr>
          <w:rFonts w:ascii="Arial" w:eastAsia="Times New Roman" w:hAnsi="Arial" w:cs="Arial"/>
          <w:color w:val="3A3A3A"/>
          <w:sz w:val="27"/>
          <w:szCs w:val="27"/>
        </w:rPr>
        <w:t>Ane</w:t>
      </w:r>
      <w:proofErr w:type="spellEnd"/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and Alice sisters?</w:t>
      </w:r>
    </w:p>
    <w:p w:rsidR="00F60E26" w:rsidRPr="00F60E26" w:rsidRDefault="00F60E26" w:rsidP="00F60E26">
      <w:pPr>
        <w:shd w:val="clear" w:color="auto" w:fill="FFFFFF"/>
        <w:spacing w:after="300" w:line="288" w:lineRule="atLeast"/>
        <w:outlineLvl w:val="2"/>
        <w:rPr>
          <w:rFonts w:ascii="Arial" w:eastAsia="Times New Roman" w:hAnsi="Arial" w:cs="Arial"/>
          <w:b/>
          <w:bCs/>
          <w:color w:val="3A3A3A"/>
          <w:sz w:val="38"/>
          <w:szCs w:val="38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Bài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tập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2</w:t>
      </w:r>
    </w:p>
    <w:p w:rsidR="00F60E26" w:rsidRPr="00F60E26" w:rsidRDefault="00F60E26" w:rsidP="00F60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Điền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đại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từ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nhân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xưng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phù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hợp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vào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chỗ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trống</w:t>
      </w:r>
      <w:proofErr w:type="spellEnd"/>
    </w:p>
    <w:p w:rsidR="00F60E26" w:rsidRPr="00F60E26" w:rsidRDefault="00F60E26" w:rsidP="00F60E26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>
        <w:rPr>
          <w:rFonts w:ascii="Arial" w:eastAsia="Times New Roman" w:hAnsi="Arial" w:cs="Arial"/>
          <w:color w:val="3A3A3A"/>
          <w:sz w:val="27"/>
          <w:szCs w:val="27"/>
        </w:rPr>
        <w:t>I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……asked Mr. Simon, my science teacher, what glass was and…</w:t>
      </w:r>
      <w:r>
        <w:rPr>
          <w:rFonts w:ascii="Arial" w:eastAsia="Times New Roman" w:hAnsi="Arial" w:cs="Arial"/>
          <w:color w:val="3A3A3A"/>
          <w:sz w:val="27"/>
          <w:szCs w:val="27"/>
        </w:rPr>
        <w:t>SHE/HE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…said that …</w:t>
      </w:r>
      <w:r>
        <w:rPr>
          <w:rFonts w:ascii="Arial" w:eastAsia="Times New Roman" w:hAnsi="Arial" w:cs="Arial"/>
          <w:color w:val="3A3A3A"/>
          <w:sz w:val="27"/>
          <w:szCs w:val="27"/>
        </w:rPr>
        <w:t>IT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………is a liquid.</w:t>
      </w:r>
    </w:p>
    <w:p w:rsidR="00F60E26" w:rsidRPr="00F60E26" w:rsidRDefault="00F60E26" w:rsidP="00F60E26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Hi Dana! Are…</w:t>
      </w:r>
      <w:r>
        <w:rPr>
          <w:rFonts w:ascii="Arial" w:eastAsia="Times New Roman" w:hAnsi="Arial" w:cs="Arial"/>
          <w:color w:val="3A3A3A"/>
          <w:sz w:val="27"/>
          <w:szCs w:val="27"/>
        </w:rPr>
        <w:t>YOU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…still coming shopping with us tomorrow?</w:t>
      </w:r>
    </w:p>
    <w:p w:rsidR="00F60E26" w:rsidRPr="00F60E26" w:rsidRDefault="00F60E26" w:rsidP="00F60E26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My mum studied history at university. …</w:t>
      </w:r>
      <w:r>
        <w:rPr>
          <w:rFonts w:ascii="Arial" w:eastAsia="Times New Roman" w:hAnsi="Arial" w:cs="Arial"/>
          <w:color w:val="3A3A3A"/>
          <w:sz w:val="27"/>
          <w:szCs w:val="27"/>
        </w:rPr>
        <w:t>SHE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says…</w:t>
      </w:r>
      <w:r>
        <w:rPr>
          <w:rFonts w:ascii="Arial" w:eastAsia="Times New Roman" w:hAnsi="Arial" w:cs="Arial"/>
          <w:color w:val="3A3A3A"/>
          <w:sz w:val="27"/>
          <w:szCs w:val="27"/>
        </w:rPr>
        <w:t>IT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…was a really interesting course.</w:t>
      </w:r>
    </w:p>
    <w:p w:rsidR="00F60E26" w:rsidRPr="00F60E26" w:rsidRDefault="00F60E26" w:rsidP="00F60E26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Scientists are working hard to find cures for lots of diseases, but…</w:t>
      </w:r>
      <w:r>
        <w:rPr>
          <w:rFonts w:ascii="Arial" w:eastAsia="Times New Roman" w:hAnsi="Arial" w:cs="Arial"/>
          <w:color w:val="3A3A3A"/>
          <w:sz w:val="27"/>
          <w:szCs w:val="27"/>
        </w:rPr>
        <w:t>THEY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haven’t found a cure for the common cold yet.</w:t>
      </w:r>
    </w:p>
    <w:p w:rsidR="00F60E26" w:rsidRPr="00F60E26" w:rsidRDefault="00F60E26" w:rsidP="00F60E26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Adam, do…</w:t>
      </w:r>
      <w:r>
        <w:rPr>
          <w:rFonts w:ascii="Arial" w:eastAsia="Times New Roman" w:hAnsi="Arial" w:cs="Arial"/>
          <w:color w:val="3A3A3A"/>
          <w:sz w:val="27"/>
          <w:szCs w:val="27"/>
        </w:rPr>
        <w:t>YOU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think…</w:t>
      </w:r>
      <w:r>
        <w:rPr>
          <w:rFonts w:ascii="Arial" w:eastAsia="Times New Roman" w:hAnsi="Arial" w:cs="Arial"/>
          <w:color w:val="3A3A3A"/>
          <w:sz w:val="27"/>
          <w:szCs w:val="27"/>
        </w:rPr>
        <w:t>WE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should all bring some food with us to your party?</w:t>
      </w:r>
    </w:p>
    <w:p w:rsidR="00F60E26" w:rsidRPr="00F60E26" w:rsidRDefault="00F60E26" w:rsidP="00F60E26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Dad, do…</w:t>
      </w:r>
      <w:r>
        <w:rPr>
          <w:rFonts w:ascii="Arial" w:eastAsia="Times New Roman" w:hAnsi="Arial" w:cs="Arial"/>
          <w:color w:val="3A3A3A"/>
          <w:sz w:val="27"/>
          <w:szCs w:val="27"/>
        </w:rPr>
        <w:t>YOU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know if…</w:t>
      </w:r>
      <w:r>
        <w:rPr>
          <w:rFonts w:ascii="Arial" w:eastAsia="Times New Roman" w:hAnsi="Arial" w:cs="Arial"/>
          <w:color w:val="3A3A3A"/>
          <w:sz w:val="27"/>
          <w:szCs w:val="27"/>
        </w:rPr>
        <w:t>THEY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sell computer games in the market?</w:t>
      </w:r>
    </w:p>
    <w:p w:rsidR="00F60E26" w:rsidRPr="00F60E26" w:rsidRDefault="00F60E26" w:rsidP="00F60E26">
      <w:pPr>
        <w:shd w:val="clear" w:color="auto" w:fill="FFFFFF"/>
        <w:spacing w:after="300" w:line="288" w:lineRule="atLeast"/>
        <w:outlineLvl w:val="2"/>
        <w:rPr>
          <w:rFonts w:ascii="Arial" w:eastAsia="Times New Roman" w:hAnsi="Arial" w:cs="Arial"/>
          <w:b/>
          <w:bCs/>
          <w:color w:val="3A3A3A"/>
          <w:sz w:val="38"/>
          <w:szCs w:val="38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Bài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tập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3</w:t>
      </w:r>
    </w:p>
    <w:p w:rsidR="00F60E26" w:rsidRPr="00F60E26" w:rsidRDefault="00F60E26" w:rsidP="00F60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Điền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đại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từ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nhân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xưng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phù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hợp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vào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chỗ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trống</w:t>
      </w:r>
      <w:proofErr w:type="spellEnd"/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lastRenderedPageBreak/>
        <w:t>Alice asked me about that book. Did you give…</w:t>
      </w:r>
      <w:r>
        <w:rPr>
          <w:rFonts w:ascii="Arial" w:eastAsia="Times New Roman" w:hAnsi="Arial" w:cs="Arial"/>
          <w:color w:val="3A3A3A"/>
          <w:sz w:val="27"/>
          <w:szCs w:val="27"/>
        </w:rPr>
        <w:t>ME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…to…</w:t>
      </w:r>
      <w:r>
        <w:rPr>
          <w:rFonts w:ascii="Arial" w:eastAsia="Times New Roman" w:hAnsi="Arial" w:cs="Arial"/>
          <w:color w:val="3A3A3A"/>
          <w:sz w:val="27"/>
          <w:szCs w:val="27"/>
        </w:rPr>
        <w:t>THEY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….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 met Bill today, he went out with…</w:t>
      </w:r>
      <w:r>
        <w:rPr>
          <w:rFonts w:ascii="Arial" w:eastAsia="Times New Roman" w:hAnsi="Arial" w:cs="Arial"/>
          <w:color w:val="3A3A3A"/>
          <w:sz w:val="27"/>
          <w:szCs w:val="27"/>
        </w:rPr>
        <w:t>HIS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…girlfriend.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Why does the teacher always give our class many tests? She hates…</w:t>
      </w:r>
      <w:r>
        <w:rPr>
          <w:rFonts w:ascii="Arial" w:eastAsia="Times New Roman" w:hAnsi="Arial" w:cs="Arial"/>
          <w:color w:val="3A3A3A"/>
          <w:sz w:val="27"/>
          <w:szCs w:val="27"/>
        </w:rPr>
        <w:t>US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…or something?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They paid Michael Bay a lot of money to make this film. They must like…</w:t>
      </w:r>
      <w:r>
        <w:rPr>
          <w:rFonts w:ascii="Arial" w:eastAsia="Times New Roman" w:hAnsi="Arial" w:cs="Arial"/>
          <w:color w:val="3A3A3A"/>
          <w:sz w:val="27"/>
          <w:szCs w:val="27"/>
        </w:rPr>
        <w:t>IT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…very much.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 haven’t seen Adam and Ally for ages. Have you met…</w:t>
      </w:r>
      <w:proofErr w:type="gramStart"/>
      <w:r w:rsidR="00B967F4">
        <w:rPr>
          <w:rFonts w:ascii="Arial" w:eastAsia="Times New Roman" w:hAnsi="Arial" w:cs="Arial"/>
          <w:color w:val="3A3A3A"/>
          <w:sz w:val="27"/>
          <w:szCs w:val="27"/>
        </w:rPr>
        <w:t>THEY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</w:t>
      </w:r>
      <w:proofErr w:type="gramEnd"/>
      <w:r w:rsidRPr="00F60E26">
        <w:rPr>
          <w:rFonts w:ascii="Arial" w:eastAsia="Times New Roman" w:hAnsi="Arial" w:cs="Arial"/>
          <w:color w:val="3A3A3A"/>
          <w:sz w:val="27"/>
          <w:szCs w:val="27"/>
        </w:rPr>
        <w:t>recently?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I have two brothers and one sister; …</w:t>
      </w:r>
      <w:r w:rsidR="00B967F4">
        <w:rPr>
          <w:rFonts w:ascii="Arial" w:eastAsia="Times New Roman" w:hAnsi="Arial" w:cs="Arial"/>
          <w:color w:val="3A3A3A"/>
          <w:sz w:val="27"/>
          <w:szCs w:val="27"/>
        </w:rPr>
        <w:t>MY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…sister is a student.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This is where we live. Here is…</w:t>
      </w:r>
      <w:r w:rsidR="00B967F4">
        <w:rPr>
          <w:rFonts w:ascii="Arial" w:eastAsia="Times New Roman" w:hAnsi="Arial" w:cs="Arial"/>
          <w:color w:val="3A3A3A"/>
          <w:sz w:val="27"/>
          <w:szCs w:val="27"/>
        </w:rPr>
        <w:t>OUR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house.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Those aren’t my brothers’ dogs. …</w:t>
      </w:r>
      <w:r w:rsidR="00B967F4">
        <w:rPr>
          <w:rFonts w:ascii="Arial" w:eastAsia="Times New Roman" w:hAnsi="Arial" w:cs="Arial"/>
          <w:color w:val="3A3A3A"/>
          <w:sz w:val="27"/>
          <w:szCs w:val="27"/>
        </w:rPr>
        <w:t>THEIR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 dogs are big, not small.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What’s…</w:t>
      </w:r>
      <w:r w:rsidR="00B967F4">
        <w:rPr>
          <w:rFonts w:ascii="Arial" w:eastAsia="Times New Roman" w:hAnsi="Arial" w:cs="Arial"/>
          <w:color w:val="3A3A3A"/>
          <w:sz w:val="27"/>
          <w:szCs w:val="27"/>
        </w:rPr>
        <w:t>IS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…name? – I’m Alan.</w:t>
      </w:r>
    </w:p>
    <w:p w:rsidR="00F60E26" w:rsidRPr="00F60E26" w:rsidRDefault="00F60E26" w:rsidP="00F60E26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My son told…</w:t>
      </w:r>
      <w:r w:rsidR="00B967F4">
        <w:rPr>
          <w:rFonts w:ascii="Arial" w:eastAsia="Times New Roman" w:hAnsi="Arial" w:cs="Arial"/>
          <w:color w:val="3A3A3A"/>
          <w:sz w:val="27"/>
          <w:szCs w:val="27"/>
        </w:rPr>
        <w:t>ME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…that I need to stop smoking.</w:t>
      </w:r>
    </w:p>
    <w:p w:rsidR="00F60E26" w:rsidRPr="00F60E26" w:rsidRDefault="00F60E26" w:rsidP="00F60E26">
      <w:pPr>
        <w:shd w:val="clear" w:color="auto" w:fill="FFFFFF"/>
        <w:spacing w:after="300" w:line="288" w:lineRule="atLeast"/>
        <w:outlineLvl w:val="2"/>
        <w:rPr>
          <w:rFonts w:ascii="Arial" w:eastAsia="Times New Roman" w:hAnsi="Arial" w:cs="Arial"/>
          <w:b/>
          <w:bCs/>
          <w:color w:val="3A3A3A"/>
          <w:sz w:val="38"/>
          <w:szCs w:val="38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Bài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>tập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38"/>
          <w:szCs w:val="38"/>
        </w:rPr>
        <w:t xml:space="preserve"> 4</w:t>
      </w:r>
    </w:p>
    <w:p w:rsidR="00F60E26" w:rsidRPr="00F60E26" w:rsidRDefault="00F60E26" w:rsidP="00F60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Hãy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chọn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từ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,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cụm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từ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hoặc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mệnh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đề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A, B, C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hoặc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D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thích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hợp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nhất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cho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khoảng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trống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của</w:t>
      </w:r>
      <w:proofErr w:type="spellEnd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F60E26">
        <w:rPr>
          <w:rFonts w:ascii="Arial" w:eastAsia="Times New Roman" w:hAnsi="Arial" w:cs="Arial"/>
          <w:b/>
          <w:bCs/>
          <w:color w:val="3A3A3A"/>
          <w:sz w:val="27"/>
          <w:szCs w:val="27"/>
          <w:bdr w:val="none" w:sz="0" w:space="0" w:color="auto" w:frame="1"/>
        </w:rPr>
        <w:t>câu</w:t>
      </w:r>
      <w:proofErr w:type="spellEnd"/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1) William considered …. </w:t>
      </w:r>
      <w:proofErr w:type="gramStart"/>
      <w:r w:rsidRPr="00F60E26">
        <w:rPr>
          <w:rFonts w:ascii="Arial" w:eastAsia="Times New Roman" w:hAnsi="Arial" w:cs="Arial"/>
          <w:color w:val="3A3A3A"/>
          <w:sz w:val="27"/>
          <w:szCs w:val="27"/>
        </w:rPr>
        <w:t>lucky</w:t>
      </w:r>
      <w:proofErr w:type="gramEnd"/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when he bought an affordable apartment.</w:t>
      </w:r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A. him B. he C. himself </w:t>
      </w:r>
      <w:r w:rsidRPr="00F60E26">
        <w:rPr>
          <w:rFonts w:ascii="Arial" w:eastAsia="Times New Roman" w:hAnsi="Arial" w:cs="Arial"/>
          <w:color w:val="3A3A3A"/>
          <w:sz w:val="27"/>
          <w:szCs w:val="27"/>
          <w:shd w:val="clear" w:color="auto" w:fill="FF0000"/>
        </w:rPr>
        <w:t>D. his</w:t>
      </w:r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2) David’s </w:t>
      </w:r>
      <w:proofErr w:type="spellStart"/>
      <w:r w:rsidRPr="00F60E26">
        <w:rPr>
          <w:rFonts w:ascii="Arial" w:eastAsia="Times New Roman" w:hAnsi="Arial" w:cs="Arial"/>
          <w:color w:val="3A3A3A"/>
          <w:sz w:val="27"/>
          <w:szCs w:val="27"/>
        </w:rPr>
        <w:t>favourite</w:t>
      </w:r>
      <w:proofErr w:type="spellEnd"/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sport is football; … is tennis.</w:t>
      </w:r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A. </w:t>
      </w:r>
      <w:r w:rsidRPr="00F60E26">
        <w:rPr>
          <w:rFonts w:ascii="Arial" w:eastAsia="Times New Roman" w:hAnsi="Arial" w:cs="Arial"/>
          <w:color w:val="3A3A3A"/>
          <w:sz w:val="27"/>
          <w:szCs w:val="27"/>
          <w:shd w:val="clear" w:color="auto" w:fill="FF0000"/>
        </w:rPr>
        <w:t>my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B. me </w:t>
      </w:r>
      <w:r w:rsidRPr="00F60E26">
        <w:rPr>
          <w:rFonts w:ascii="Arial" w:eastAsia="Times New Roman" w:hAnsi="Arial" w:cs="Arial"/>
          <w:color w:val="3A3A3A"/>
          <w:sz w:val="27"/>
          <w:szCs w:val="27"/>
          <w:shd w:val="clear" w:color="auto" w:fill="FF0000"/>
        </w:rPr>
        <w:t>C. mine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 D. I</w:t>
      </w:r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3) Helen does better on tests, but I write better papers than ….As a result, she usually gets about the same grades as …</w:t>
      </w:r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 xml:space="preserve">A. her/me </w:t>
      </w:r>
      <w:r w:rsidRPr="00F60E26">
        <w:rPr>
          <w:rFonts w:ascii="Arial" w:eastAsia="Times New Roman" w:hAnsi="Arial" w:cs="Arial"/>
          <w:color w:val="FF0000"/>
          <w:sz w:val="27"/>
          <w:szCs w:val="27"/>
        </w:rPr>
        <w:t xml:space="preserve">B. her/I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C. she/I D. she/me</w:t>
      </w:r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3A3A3A"/>
          <w:sz w:val="27"/>
          <w:szCs w:val="27"/>
        </w:rPr>
        <w:t>4) It was … who ended up as finalists in the competition.</w:t>
      </w:r>
      <w:bookmarkStart w:id="0" w:name="_GoBack"/>
      <w:bookmarkEnd w:id="0"/>
    </w:p>
    <w:p w:rsidR="00F60E26" w:rsidRPr="00F60E26" w:rsidRDefault="00F60E26" w:rsidP="00F60E26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7"/>
          <w:szCs w:val="27"/>
        </w:rPr>
      </w:pPr>
      <w:r w:rsidRPr="00F60E26">
        <w:rPr>
          <w:rFonts w:ascii="Arial" w:eastAsia="Times New Roman" w:hAnsi="Arial" w:cs="Arial"/>
          <w:color w:val="FF0000"/>
          <w:sz w:val="27"/>
          <w:szCs w:val="27"/>
        </w:rPr>
        <w:t xml:space="preserve">A. me and her </w:t>
      </w:r>
      <w:r w:rsidRPr="00F60E26">
        <w:rPr>
          <w:rFonts w:ascii="Arial" w:eastAsia="Times New Roman" w:hAnsi="Arial" w:cs="Arial"/>
          <w:color w:val="3A3A3A"/>
          <w:sz w:val="27"/>
          <w:szCs w:val="27"/>
        </w:rPr>
        <w:t>B. she and I C. myself and herself D. me and she</w:t>
      </w:r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1" w:author="Unknown"/>
          <w:rFonts w:ascii="Arial" w:eastAsia="Times New Roman" w:hAnsi="Arial" w:cs="Arial"/>
          <w:color w:val="3A3A3A"/>
          <w:sz w:val="27"/>
          <w:szCs w:val="27"/>
        </w:rPr>
      </w:pPr>
      <w:ins w:id="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5) The Israelis believe that … country will always be subject to attack.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3" w:author="Unknown"/>
          <w:rFonts w:ascii="Arial" w:eastAsia="Times New Roman" w:hAnsi="Arial" w:cs="Arial"/>
          <w:color w:val="3A3A3A"/>
          <w:sz w:val="27"/>
          <w:szCs w:val="27"/>
        </w:rPr>
      </w:pPr>
      <w:ins w:id="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 xml:space="preserve">A. they B. its C. it </w:t>
        </w:r>
        <w:r w:rsidRPr="00F60E26">
          <w:rPr>
            <w:rFonts w:ascii="Arial" w:eastAsia="Times New Roman" w:hAnsi="Arial" w:cs="Arial"/>
            <w:color w:val="FF0000"/>
            <w:sz w:val="27"/>
            <w:szCs w:val="27"/>
            <w:shd w:val="clear" w:color="auto" w:fill="FF0000"/>
          </w:rPr>
          <w:t>D. their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5" w:author="Unknown"/>
          <w:rFonts w:ascii="Arial" w:eastAsia="Times New Roman" w:hAnsi="Arial" w:cs="Arial"/>
          <w:color w:val="3A3A3A"/>
          <w:sz w:val="27"/>
          <w:szCs w:val="27"/>
        </w:rPr>
      </w:pPr>
      <w:ins w:id="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6) … mother wants … to become a teacher.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7" w:author="Unknown"/>
          <w:rFonts w:ascii="Arial" w:eastAsia="Times New Roman" w:hAnsi="Arial" w:cs="Arial"/>
          <w:color w:val="3A3A3A"/>
          <w:sz w:val="27"/>
          <w:szCs w:val="27"/>
        </w:rPr>
      </w:pPr>
      <w:ins w:id="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lastRenderedPageBreak/>
          <w:t xml:space="preserve">A. Me/me B. </w:t>
        </w:r>
        <w:proofErr w:type="gramStart"/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 xml:space="preserve">My/my </w:t>
        </w:r>
        <w:r w:rsidRPr="00F60E26">
          <w:rPr>
            <w:rFonts w:ascii="Arial" w:eastAsia="Times New Roman" w:hAnsi="Arial" w:cs="Arial"/>
            <w:color w:val="3A3A3A"/>
            <w:sz w:val="27"/>
            <w:szCs w:val="27"/>
            <w:shd w:val="clear" w:color="auto" w:fill="FF0000"/>
          </w:rPr>
          <w:t>C.</w:t>
        </w:r>
        <w:proofErr w:type="gramEnd"/>
        <w:r w:rsidRPr="00F60E26">
          <w:rPr>
            <w:rFonts w:ascii="Arial" w:eastAsia="Times New Roman" w:hAnsi="Arial" w:cs="Arial"/>
            <w:color w:val="3A3A3A"/>
            <w:sz w:val="27"/>
            <w:szCs w:val="27"/>
            <w:shd w:val="clear" w:color="auto" w:fill="FF0000"/>
          </w:rPr>
          <w:t xml:space="preserve"> My/me</w:t>
        </w:r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 xml:space="preserve"> D. </w:t>
        </w:r>
        <w:proofErr w:type="gramStart"/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Me/</w:t>
        </w:r>
        <w:proofErr w:type="gramEnd"/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my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9" w:author="Unknown"/>
          <w:rFonts w:ascii="Arial" w:eastAsia="Times New Roman" w:hAnsi="Arial" w:cs="Arial"/>
          <w:color w:val="3A3A3A"/>
          <w:sz w:val="27"/>
          <w:szCs w:val="27"/>
        </w:rPr>
      </w:pPr>
      <w:ins w:id="1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7) The whole time we were growing up, teachers always seemed to like … better than ….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11" w:author="Unknown"/>
          <w:rFonts w:ascii="Arial" w:eastAsia="Times New Roman" w:hAnsi="Arial" w:cs="Arial"/>
          <w:color w:val="3A3A3A"/>
          <w:sz w:val="27"/>
          <w:szCs w:val="27"/>
        </w:rPr>
      </w:pPr>
      <w:ins w:id="1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</w:t>
        </w:r>
        <w:r w:rsidRPr="00F60E26">
          <w:rPr>
            <w:rFonts w:ascii="Arial" w:eastAsia="Times New Roman" w:hAnsi="Arial" w:cs="Arial"/>
            <w:color w:val="3A3A3A"/>
            <w:sz w:val="27"/>
            <w:szCs w:val="27"/>
            <w:shd w:val="clear" w:color="auto" w:fill="FF0000"/>
          </w:rPr>
          <w:t>. her/me</w:t>
        </w:r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 xml:space="preserve"> B. she/ me C. her/I D. she/I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13" w:author="Unknown"/>
          <w:rFonts w:ascii="Arial" w:eastAsia="Times New Roman" w:hAnsi="Arial" w:cs="Arial"/>
          <w:color w:val="3A3A3A"/>
          <w:sz w:val="27"/>
          <w:szCs w:val="27"/>
        </w:rPr>
      </w:pPr>
      <w:ins w:id="1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8) … and … always get into arguments about politics.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15" w:author="Unknown"/>
          <w:rFonts w:ascii="Arial" w:eastAsia="Times New Roman" w:hAnsi="Arial" w:cs="Arial"/>
          <w:color w:val="FF0000"/>
          <w:sz w:val="27"/>
          <w:szCs w:val="27"/>
        </w:rPr>
      </w:pPr>
      <w:ins w:id="1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 xml:space="preserve">A. He/me B. </w:t>
        </w:r>
        <w:proofErr w:type="gramStart"/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His/I C.</w:t>
        </w:r>
        <w:proofErr w:type="gramEnd"/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 xml:space="preserve"> </w:t>
        </w:r>
        <w:proofErr w:type="gramStart"/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 xml:space="preserve">His/me </w:t>
        </w:r>
        <w:r w:rsidRPr="00F60E26">
          <w:rPr>
            <w:rFonts w:ascii="Arial" w:eastAsia="Times New Roman" w:hAnsi="Arial" w:cs="Arial"/>
            <w:color w:val="FF0000"/>
            <w:sz w:val="27"/>
            <w:szCs w:val="27"/>
            <w:shd w:val="clear" w:color="auto" w:fill="FF0000"/>
          </w:rPr>
          <w:t>D</w:t>
        </w:r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.</w:t>
        </w:r>
        <w:proofErr w:type="gramEnd"/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 xml:space="preserve"> </w:t>
        </w:r>
        <w:r w:rsidRPr="00F60E26">
          <w:rPr>
            <w:rFonts w:ascii="Arial" w:eastAsia="Times New Roman" w:hAnsi="Arial" w:cs="Arial"/>
            <w:color w:val="FF0000"/>
            <w:sz w:val="27"/>
            <w:szCs w:val="27"/>
          </w:rPr>
          <w:t>He/I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17" w:author="Unknown"/>
          <w:rFonts w:ascii="Arial" w:eastAsia="Times New Roman" w:hAnsi="Arial" w:cs="Arial"/>
          <w:color w:val="3A3A3A"/>
          <w:sz w:val="27"/>
          <w:szCs w:val="27"/>
        </w:rPr>
      </w:pPr>
      <w:ins w:id="1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9) I think it would be a good idea for … to go away for a long weekend without the baby.</w:t>
        </w:r>
      </w:ins>
    </w:p>
    <w:p w:rsidR="00F60E26" w:rsidRPr="00F60E26" w:rsidRDefault="00F60E26" w:rsidP="00F60E26">
      <w:pPr>
        <w:shd w:val="clear" w:color="auto" w:fill="FFFFFF"/>
        <w:spacing w:after="360" w:line="240" w:lineRule="auto"/>
        <w:rPr>
          <w:ins w:id="19" w:author="Unknown"/>
          <w:rFonts w:ascii="Arial" w:eastAsia="Times New Roman" w:hAnsi="Arial" w:cs="Arial"/>
          <w:color w:val="3A3A3A"/>
          <w:sz w:val="27"/>
          <w:szCs w:val="27"/>
        </w:rPr>
      </w:pPr>
      <w:proofErr w:type="gramStart"/>
      <w:ins w:id="20" w:author="Unknown">
        <w:r w:rsidRPr="00F60E26">
          <w:rPr>
            <w:rFonts w:ascii="Arial" w:eastAsia="Times New Roman" w:hAnsi="Arial" w:cs="Arial"/>
            <w:color w:val="FF0000"/>
            <w:sz w:val="27"/>
            <w:szCs w:val="27"/>
            <w:shd w:val="clear" w:color="auto" w:fill="FF0000"/>
          </w:rPr>
          <w:t>A. me and Dorothy</w:t>
        </w:r>
        <w:r w:rsidRPr="00F60E26">
          <w:rPr>
            <w:rFonts w:ascii="Arial" w:eastAsia="Times New Roman" w:hAnsi="Arial" w:cs="Arial"/>
            <w:color w:val="FF0000"/>
            <w:sz w:val="27"/>
            <w:szCs w:val="27"/>
          </w:rPr>
          <w:t xml:space="preserve"> </w:t>
        </w:r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B. Dorothy and I C.</w:t>
        </w:r>
        <w:proofErr w:type="gramEnd"/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 xml:space="preserve"> I and Dorothy D. Dorothy and me</w:t>
        </w:r>
      </w:ins>
    </w:p>
    <w:p w:rsidR="00F60E26" w:rsidRPr="00F60E26" w:rsidRDefault="00F60E26" w:rsidP="00F60E26">
      <w:pPr>
        <w:shd w:val="clear" w:color="auto" w:fill="FFFFFF"/>
        <w:spacing w:after="300" w:line="288" w:lineRule="atLeast"/>
        <w:outlineLvl w:val="2"/>
        <w:rPr>
          <w:ins w:id="21" w:author="Unknown"/>
          <w:rFonts w:ascii="Arial" w:eastAsia="Times New Roman" w:hAnsi="Arial" w:cs="Arial"/>
          <w:b/>
          <w:bCs/>
          <w:color w:val="3A3A3A"/>
          <w:sz w:val="38"/>
          <w:szCs w:val="38"/>
        </w:rPr>
      </w:pPr>
      <w:proofErr w:type="spellStart"/>
      <w:ins w:id="22" w:author="Unknown">
        <w:r w:rsidRPr="00F60E26">
          <w:rPr>
            <w:rFonts w:ascii="Arial" w:eastAsia="Times New Roman" w:hAnsi="Arial" w:cs="Arial"/>
            <w:b/>
            <w:bCs/>
            <w:color w:val="3A3A3A"/>
            <w:sz w:val="38"/>
            <w:szCs w:val="38"/>
          </w:rPr>
          <w:t>Đáp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8"/>
            <w:szCs w:val="38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8"/>
            <w:szCs w:val="38"/>
          </w:rPr>
          <w:t>án</w:t>
        </w:r>
        <w:proofErr w:type="spellEnd"/>
      </w:ins>
    </w:p>
    <w:p w:rsidR="00F60E26" w:rsidRPr="00F60E26" w:rsidRDefault="00F60E26" w:rsidP="00F60E26">
      <w:pPr>
        <w:shd w:val="clear" w:color="auto" w:fill="FFFFFF"/>
        <w:spacing w:after="300" w:line="240" w:lineRule="auto"/>
        <w:outlineLvl w:val="3"/>
        <w:rPr>
          <w:ins w:id="23" w:author="Unknown"/>
          <w:rFonts w:ascii="Arial" w:eastAsia="Times New Roman" w:hAnsi="Arial" w:cs="Arial"/>
          <w:b/>
          <w:bCs/>
          <w:color w:val="3A3A3A"/>
          <w:sz w:val="30"/>
          <w:szCs w:val="30"/>
        </w:rPr>
      </w:pPr>
      <w:proofErr w:type="spellStart"/>
      <w:ins w:id="24" w:author="Unknown"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Đáp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proofErr w:type="gram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án</w:t>
        </w:r>
        <w:proofErr w:type="spellEnd"/>
        <w:proofErr w:type="gram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bài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tập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1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25" w:author="Unknown"/>
          <w:rFonts w:ascii="Arial" w:eastAsia="Times New Roman" w:hAnsi="Arial" w:cs="Arial"/>
          <w:color w:val="3A3A3A"/>
          <w:sz w:val="27"/>
          <w:szCs w:val="27"/>
        </w:rPr>
      </w:pPr>
      <w:ins w:id="2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27" w:author="Unknown"/>
          <w:rFonts w:ascii="Arial" w:eastAsia="Times New Roman" w:hAnsi="Arial" w:cs="Arial"/>
          <w:color w:val="3A3A3A"/>
          <w:sz w:val="27"/>
          <w:szCs w:val="27"/>
        </w:rPr>
      </w:pPr>
      <w:ins w:id="2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am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29" w:author="Unknown"/>
          <w:rFonts w:ascii="Arial" w:eastAsia="Times New Roman" w:hAnsi="Arial" w:cs="Arial"/>
          <w:color w:val="3A3A3A"/>
          <w:sz w:val="27"/>
          <w:szCs w:val="27"/>
        </w:rPr>
      </w:pPr>
      <w:ins w:id="3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31" w:author="Unknown"/>
          <w:rFonts w:ascii="Arial" w:eastAsia="Times New Roman" w:hAnsi="Arial" w:cs="Arial"/>
          <w:color w:val="3A3A3A"/>
          <w:sz w:val="27"/>
          <w:szCs w:val="27"/>
        </w:rPr>
      </w:pPr>
      <w:ins w:id="3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33" w:author="Unknown"/>
          <w:rFonts w:ascii="Arial" w:eastAsia="Times New Roman" w:hAnsi="Arial" w:cs="Arial"/>
          <w:color w:val="3A3A3A"/>
          <w:sz w:val="27"/>
          <w:szCs w:val="27"/>
        </w:rPr>
      </w:pPr>
      <w:ins w:id="3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35" w:author="Unknown"/>
          <w:rFonts w:ascii="Arial" w:eastAsia="Times New Roman" w:hAnsi="Arial" w:cs="Arial"/>
          <w:color w:val="3A3A3A"/>
          <w:sz w:val="27"/>
          <w:szCs w:val="27"/>
        </w:rPr>
      </w:pPr>
      <w:ins w:id="3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37" w:author="Unknown"/>
          <w:rFonts w:ascii="Arial" w:eastAsia="Times New Roman" w:hAnsi="Arial" w:cs="Arial"/>
          <w:color w:val="3A3A3A"/>
          <w:sz w:val="27"/>
          <w:szCs w:val="27"/>
        </w:rPr>
      </w:pPr>
      <w:ins w:id="3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39" w:author="Unknown"/>
          <w:rFonts w:ascii="Arial" w:eastAsia="Times New Roman" w:hAnsi="Arial" w:cs="Arial"/>
          <w:color w:val="3A3A3A"/>
          <w:sz w:val="27"/>
          <w:szCs w:val="27"/>
        </w:rPr>
      </w:pPr>
      <w:ins w:id="4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am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41" w:author="Unknown"/>
          <w:rFonts w:ascii="Arial" w:eastAsia="Times New Roman" w:hAnsi="Arial" w:cs="Arial"/>
          <w:color w:val="3A3A3A"/>
          <w:sz w:val="27"/>
          <w:szCs w:val="27"/>
        </w:rPr>
      </w:pPr>
      <w:ins w:id="4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43" w:author="Unknown"/>
          <w:rFonts w:ascii="Arial" w:eastAsia="Times New Roman" w:hAnsi="Arial" w:cs="Arial"/>
          <w:color w:val="3A3A3A"/>
          <w:sz w:val="27"/>
          <w:szCs w:val="27"/>
        </w:rPr>
      </w:pPr>
      <w:ins w:id="4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45" w:author="Unknown"/>
          <w:rFonts w:ascii="Arial" w:eastAsia="Times New Roman" w:hAnsi="Arial" w:cs="Arial"/>
          <w:color w:val="3A3A3A"/>
          <w:sz w:val="27"/>
          <w:szCs w:val="27"/>
        </w:rPr>
      </w:pPr>
      <w:ins w:id="4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47" w:author="Unknown"/>
          <w:rFonts w:ascii="Arial" w:eastAsia="Times New Roman" w:hAnsi="Arial" w:cs="Arial"/>
          <w:color w:val="3A3A3A"/>
          <w:sz w:val="27"/>
          <w:szCs w:val="27"/>
        </w:rPr>
      </w:pPr>
      <w:ins w:id="4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49" w:author="Unknown"/>
          <w:rFonts w:ascii="Arial" w:eastAsia="Times New Roman" w:hAnsi="Arial" w:cs="Arial"/>
          <w:color w:val="3A3A3A"/>
          <w:sz w:val="27"/>
          <w:szCs w:val="27"/>
        </w:rPr>
      </w:pPr>
      <w:ins w:id="5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51" w:author="Unknown"/>
          <w:rFonts w:ascii="Arial" w:eastAsia="Times New Roman" w:hAnsi="Arial" w:cs="Arial"/>
          <w:color w:val="3A3A3A"/>
          <w:sz w:val="27"/>
          <w:szCs w:val="27"/>
        </w:rPr>
      </w:pPr>
      <w:ins w:id="5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53" w:author="Unknown"/>
          <w:rFonts w:ascii="Arial" w:eastAsia="Times New Roman" w:hAnsi="Arial" w:cs="Arial"/>
          <w:color w:val="3A3A3A"/>
          <w:sz w:val="27"/>
          <w:szCs w:val="27"/>
        </w:rPr>
      </w:pPr>
      <w:ins w:id="5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55" w:author="Unknown"/>
          <w:rFonts w:ascii="Arial" w:eastAsia="Times New Roman" w:hAnsi="Arial" w:cs="Arial"/>
          <w:color w:val="3A3A3A"/>
          <w:sz w:val="27"/>
          <w:szCs w:val="27"/>
        </w:rPr>
      </w:pPr>
      <w:ins w:id="5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57" w:author="Unknown"/>
          <w:rFonts w:ascii="Arial" w:eastAsia="Times New Roman" w:hAnsi="Arial" w:cs="Arial"/>
          <w:color w:val="3A3A3A"/>
          <w:sz w:val="27"/>
          <w:szCs w:val="27"/>
        </w:rPr>
      </w:pPr>
      <w:ins w:id="5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am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59" w:author="Unknown"/>
          <w:rFonts w:ascii="Arial" w:eastAsia="Times New Roman" w:hAnsi="Arial" w:cs="Arial"/>
          <w:color w:val="3A3A3A"/>
          <w:sz w:val="27"/>
          <w:szCs w:val="27"/>
        </w:rPr>
      </w:pPr>
      <w:ins w:id="6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is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61" w:author="Unknown"/>
          <w:rFonts w:ascii="Arial" w:eastAsia="Times New Roman" w:hAnsi="Arial" w:cs="Arial"/>
          <w:color w:val="3A3A3A"/>
          <w:sz w:val="27"/>
          <w:szCs w:val="27"/>
        </w:rPr>
      </w:pPr>
      <w:ins w:id="6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rPr>
          <w:ins w:id="63" w:author="Unknown"/>
          <w:rFonts w:ascii="Arial" w:eastAsia="Times New Roman" w:hAnsi="Arial" w:cs="Arial"/>
          <w:color w:val="3A3A3A"/>
          <w:sz w:val="27"/>
          <w:szCs w:val="27"/>
        </w:rPr>
      </w:pPr>
      <w:ins w:id="6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are</w:t>
        </w:r>
      </w:ins>
    </w:p>
    <w:p w:rsidR="00F60E26" w:rsidRPr="00F60E26" w:rsidRDefault="00F60E26" w:rsidP="00F60E26">
      <w:pPr>
        <w:shd w:val="clear" w:color="auto" w:fill="FFFFFF"/>
        <w:spacing w:after="300" w:line="240" w:lineRule="auto"/>
        <w:outlineLvl w:val="3"/>
        <w:rPr>
          <w:ins w:id="65" w:author="Unknown"/>
          <w:rFonts w:ascii="Arial" w:eastAsia="Times New Roman" w:hAnsi="Arial" w:cs="Arial"/>
          <w:b/>
          <w:bCs/>
          <w:color w:val="3A3A3A"/>
          <w:sz w:val="30"/>
          <w:szCs w:val="30"/>
        </w:rPr>
      </w:pPr>
      <w:proofErr w:type="spellStart"/>
      <w:ins w:id="66" w:author="Unknown"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lastRenderedPageBreak/>
          <w:t>Đáp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proofErr w:type="gram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án</w:t>
        </w:r>
        <w:proofErr w:type="spellEnd"/>
        <w:proofErr w:type="gram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bài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tập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2</w:t>
        </w:r>
      </w:ins>
    </w:p>
    <w:p w:rsidR="00F60E26" w:rsidRPr="00F60E26" w:rsidRDefault="00F60E26" w:rsidP="00F60E26">
      <w:pPr>
        <w:numPr>
          <w:ilvl w:val="0"/>
          <w:numId w:val="5"/>
        </w:numPr>
        <w:shd w:val="clear" w:color="auto" w:fill="FFFFFF"/>
        <w:spacing w:after="0" w:line="240" w:lineRule="auto"/>
        <w:ind w:left="480"/>
        <w:rPr>
          <w:ins w:id="67" w:author="Unknown"/>
          <w:rFonts w:ascii="Arial" w:eastAsia="Times New Roman" w:hAnsi="Arial" w:cs="Arial"/>
          <w:color w:val="3A3A3A"/>
          <w:sz w:val="27"/>
          <w:szCs w:val="27"/>
        </w:rPr>
      </w:pPr>
      <w:ins w:id="6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 – he – it</w:t>
        </w:r>
      </w:ins>
    </w:p>
    <w:p w:rsidR="00F60E26" w:rsidRPr="00F60E26" w:rsidRDefault="00F60E26" w:rsidP="00F60E26">
      <w:pPr>
        <w:numPr>
          <w:ilvl w:val="0"/>
          <w:numId w:val="5"/>
        </w:numPr>
        <w:shd w:val="clear" w:color="auto" w:fill="FFFFFF"/>
        <w:spacing w:after="0" w:line="240" w:lineRule="auto"/>
        <w:ind w:left="480"/>
        <w:rPr>
          <w:ins w:id="69" w:author="Unknown"/>
          <w:rFonts w:ascii="Arial" w:eastAsia="Times New Roman" w:hAnsi="Arial" w:cs="Arial"/>
          <w:color w:val="3A3A3A"/>
          <w:sz w:val="27"/>
          <w:szCs w:val="27"/>
        </w:rPr>
      </w:pPr>
      <w:ins w:id="7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you</w:t>
        </w:r>
      </w:ins>
    </w:p>
    <w:p w:rsidR="00F60E26" w:rsidRPr="00F60E26" w:rsidRDefault="00F60E26" w:rsidP="00F60E26">
      <w:pPr>
        <w:numPr>
          <w:ilvl w:val="0"/>
          <w:numId w:val="5"/>
        </w:numPr>
        <w:shd w:val="clear" w:color="auto" w:fill="FFFFFF"/>
        <w:spacing w:after="0" w:line="240" w:lineRule="auto"/>
        <w:ind w:left="480"/>
        <w:rPr>
          <w:ins w:id="71" w:author="Unknown"/>
          <w:rFonts w:ascii="Arial" w:eastAsia="Times New Roman" w:hAnsi="Arial" w:cs="Arial"/>
          <w:color w:val="3A3A3A"/>
          <w:sz w:val="27"/>
          <w:szCs w:val="27"/>
        </w:rPr>
      </w:pPr>
      <w:ins w:id="7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she – it</w:t>
        </w:r>
      </w:ins>
    </w:p>
    <w:p w:rsidR="00F60E26" w:rsidRPr="00F60E26" w:rsidRDefault="00F60E26" w:rsidP="00F60E26">
      <w:pPr>
        <w:numPr>
          <w:ilvl w:val="0"/>
          <w:numId w:val="5"/>
        </w:numPr>
        <w:shd w:val="clear" w:color="auto" w:fill="FFFFFF"/>
        <w:spacing w:after="0" w:line="240" w:lineRule="auto"/>
        <w:ind w:left="480"/>
        <w:rPr>
          <w:ins w:id="73" w:author="Unknown"/>
          <w:rFonts w:ascii="Arial" w:eastAsia="Times New Roman" w:hAnsi="Arial" w:cs="Arial"/>
          <w:color w:val="3A3A3A"/>
          <w:sz w:val="27"/>
          <w:szCs w:val="27"/>
        </w:rPr>
      </w:pPr>
      <w:ins w:id="7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they</w:t>
        </w:r>
      </w:ins>
    </w:p>
    <w:p w:rsidR="00F60E26" w:rsidRPr="00F60E26" w:rsidRDefault="00F60E26" w:rsidP="00F60E26">
      <w:pPr>
        <w:numPr>
          <w:ilvl w:val="0"/>
          <w:numId w:val="5"/>
        </w:numPr>
        <w:shd w:val="clear" w:color="auto" w:fill="FFFFFF"/>
        <w:spacing w:after="0" w:line="240" w:lineRule="auto"/>
        <w:ind w:left="480"/>
        <w:rPr>
          <w:ins w:id="75" w:author="Unknown"/>
          <w:rFonts w:ascii="Arial" w:eastAsia="Times New Roman" w:hAnsi="Arial" w:cs="Arial"/>
          <w:color w:val="3A3A3A"/>
          <w:sz w:val="27"/>
          <w:szCs w:val="27"/>
        </w:rPr>
      </w:pPr>
      <w:ins w:id="7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you – we</w:t>
        </w:r>
      </w:ins>
    </w:p>
    <w:p w:rsidR="00F60E26" w:rsidRPr="00F60E26" w:rsidRDefault="00F60E26" w:rsidP="00F60E26">
      <w:pPr>
        <w:numPr>
          <w:ilvl w:val="0"/>
          <w:numId w:val="5"/>
        </w:numPr>
        <w:shd w:val="clear" w:color="auto" w:fill="FFFFFF"/>
        <w:spacing w:after="0" w:line="240" w:lineRule="auto"/>
        <w:ind w:left="480"/>
        <w:rPr>
          <w:ins w:id="77" w:author="Unknown"/>
          <w:rFonts w:ascii="Arial" w:eastAsia="Times New Roman" w:hAnsi="Arial" w:cs="Arial"/>
          <w:color w:val="3A3A3A"/>
          <w:sz w:val="27"/>
          <w:szCs w:val="27"/>
        </w:rPr>
      </w:pPr>
      <w:ins w:id="7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you – they</w:t>
        </w:r>
      </w:ins>
    </w:p>
    <w:p w:rsidR="00F60E26" w:rsidRPr="00F60E26" w:rsidRDefault="00F60E26" w:rsidP="00F60E26">
      <w:pPr>
        <w:shd w:val="clear" w:color="auto" w:fill="FFFFFF"/>
        <w:spacing w:after="300" w:line="240" w:lineRule="auto"/>
        <w:outlineLvl w:val="3"/>
        <w:rPr>
          <w:ins w:id="79" w:author="Unknown"/>
          <w:rFonts w:ascii="Arial" w:eastAsia="Times New Roman" w:hAnsi="Arial" w:cs="Arial"/>
          <w:b/>
          <w:bCs/>
          <w:color w:val="3A3A3A"/>
          <w:sz w:val="30"/>
          <w:szCs w:val="30"/>
        </w:rPr>
      </w:pPr>
      <w:proofErr w:type="spellStart"/>
      <w:ins w:id="80" w:author="Unknown"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Đáp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proofErr w:type="gram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án</w:t>
        </w:r>
        <w:proofErr w:type="spellEnd"/>
        <w:proofErr w:type="gram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bài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tập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3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81" w:author="Unknown"/>
          <w:rFonts w:ascii="Arial" w:eastAsia="Times New Roman" w:hAnsi="Arial" w:cs="Arial"/>
          <w:color w:val="3A3A3A"/>
          <w:sz w:val="27"/>
          <w:szCs w:val="27"/>
        </w:rPr>
      </w:pPr>
      <w:ins w:id="8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it – her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83" w:author="Unknown"/>
          <w:rFonts w:ascii="Arial" w:eastAsia="Times New Roman" w:hAnsi="Arial" w:cs="Arial"/>
          <w:color w:val="3A3A3A"/>
          <w:sz w:val="27"/>
          <w:szCs w:val="27"/>
        </w:rPr>
      </w:pPr>
      <w:ins w:id="8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his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85" w:author="Unknown"/>
          <w:rFonts w:ascii="Arial" w:eastAsia="Times New Roman" w:hAnsi="Arial" w:cs="Arial"/>
          <w:color w:val="3A3A3A"/>
          <w:sz w:val="27"/>
          <w:szCs w:val="27"/>
        </w:rPr>
      </w:pPr>
      <w:ins w:id="8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us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87" w:author="Unknown"/>
          <w:rFonts w:ascii="Arial" w:eastAsia="Times New Roman" w:hAnsi="Arial" w:cs="Arial"/>
          <w:color w:val="3A3A3A"/>
          <w:sz w:val="27"/>
          <w:szCs w:val="27"/>
        </w:rPr>
      </w:pPr>
      <w:ins w:id="8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him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89" w:author="Unknown"/>
          <w:rFonts w:ascii="Arial" w:eastAsia="Times New Roman" w:hAnsi="Arial" w:cs="Arial"/>
          <w:color w:val="3A3A3A"/>
          <w:sz w:val="27"/>
          <w:szCs w:val="27"/>
        </w:rPr>
      </w:pPr>
      <w:ins w:id="9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them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91" w:author="Unknown"/>
          <w:rFonts w:ascii="Arial" w:eastAsia="Times New Roman" w:hAnsi="Arial" w:cs="Arial"/>
          <w:color w:val="3A3A3A"/>
          <w:sz w:val="27"/>
          <w:szCs w:val="27"/>
        </w:rPr>
      </w:pPr>
      <w:ins w:id="9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my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93" w:author="Unknown"/>
          <w:rFonts w:ascii="Arial" w:eastAsia="Times New Roman" w:hAnsi="Arial" w:cs="Arial"/>
          <w:color w:val="3A3A3A"/>
          <w:sz w:val="27"/>
          <w:szCs w:val="27"/>
        </w:rPr>
      </w:pPr>
      <w:ins w:id="9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our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95" w:author="Unknown"/>
          <w:rFonts w:ascii="Arial" w:eastAsia="Times New Roman" w:hAnsi="Arial" w:cs="Arial"/>
          <w:color w:val="3A3A3A"/>
          <w:sz w:val="27"/>
          <w:szCs w:val="27"/>
        </w:rPr>
      </w:pPr>
      <w:ins w:id="9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their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97" w:author="Unknown"/>
          <w:rFonts w:ascii="Arial" w:eastAsia="Times New Roman" w:hAnsi="Arial" w:cs="Arial"/>
          <w:color w:val="3A3A3A"/>
          <w:sz w:val="27"/>
          <w:szCs w:val="27"/>
        </w:rPr>
      </w:pPr>
      <w:ins w:id="9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your</w:t>
        </w:r>
      </w:ins>
    </w:p>
    <w:p w:rsidR="00F60E26" w:rsidRPr="00F60E26" w:rsidRDefault="00F60E26" w:rsidP="00F60E26">
      <w:pPr>
        <w:numPr>
          <w:ilvl w:val="0"/>
          <w:numId w:val="6"/>
        </w:numPr>
        <w:shd w:val="clear" w:color="auto" w:fill="FFFFFF"/>
        <w:spacing w:after="0" w:line="240" w:lineRule="auto"/>
        <w:ind w:left="480"/>
        <w:rPr>
          <w:ins w:id="99" w:author="Unknown"/>
          <w:rFonts w:ascii="Arial" w:eastAsia="Times New Roman" w:hAnsi="Arial" w:cs="Arial"/>
          <w:color w:val="3A3A3A"/>
          <w:sz w:val="27"/>
          <w:szCs w:val="27"/>
        </w:rPr>
      </w:pPr>
      <w:ins w:id="10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me</w:t>
        </w:r>
      </w:ins>
    </w:p>
    <w:p w:rsidR="00F60E26" w:rsidRPr="00F60E26" w:rsidRDefault="00F60E26" w:rsidP="00F60E26">
      <w:pPr>
        <w:shd w:val="clear" w:color="auto" w:fill="FFFFFF"/>
        <w:spacing w:after="300" w:line="240" w:lineRule="auto"/>
        <w:outlineLvl w:val="3"/>
        <w:rPr>
          <w:ins w:id="101" w:author="Unknown"/>
          <w:rFonts w:ascii="Arial" w:eastAsia="Times New Roman" w:hAnsi="Arial" w:cs="Arial"/>
          <w:b/>
          <w:bCs/>
          <w:color w:val="3A3A3A"/>
          <w:sz w:val="30"/>
          <w:szCs w:val="30"/>
        </w:rPr>
      </w:pPr>
      <w:proofErr w:type="spellStart"/>
      <w:ins w:id="102" w:author="Unknown"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Đáp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proofErr w:type="gram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án</w:t>
        </w:r>
        <w:proofErr w:type="spellEnd"/>
        <w:proofErr w:type="gram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bài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</w:t>
        </w:r>
        <w:proofErr w:type="spellStart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>tập</w:t>
        </w:r>
        <w:proofErr w:type="spellEnd"/>
        <w:r w:rsidRPr="00F60E26">
          <w:rPr>
            <w:rFonts w:ascii="Arial" w:eastAsia="Times New Roman" w:hAnsi="Arial" w:cs="Arial"/>
            <w:b/>
            <w:bCs/>
            <w:color w:val="3A3A3A"/>
            <w:sz w:val="30"/>
            <w:szCs w:val="30"/>
          </w:rPr>
          <w:t xml:space="preserve"> 4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03" w:author="Unknown"/>
          <w:rFonts w:ascii="Arial" w:eastAsia="Times New Roman" w:hAnsi="Arial" w:cs="Arial"/>
          <w:color w:val="3A3A3A"/>
          <w:sz w:val="27"/>
          <w:szCs w:val="27"/>
        </w:rPr>
      </w:pPr>
      <w:ins w:id="10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C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05" w:author="Unknown"/>
          <w:rFonts w:ascii="Arial" w:eastAsia="Times New Roman" w:hAnsi="Arial" w:cs="Arial"/>
          <w:color w:val="3A3A3A"/>
          <w:sz w:val="27"/>
          <w:szCs w:val="27"/>
        </w:rPr>
      </w:pPr>
      <w:ins w:id="10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C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07" w:author="Unknown"/>
          <w:rFonts w:ascii="Arial" w:eastAsia="Times New Roman" w:hAnsi="Arial" w:cs="Arial"/>
          <w:color w:val="3A3A3A"/>
          <w:sz w:val="27"/>
          <w:szCs w:val="27"/>
        </w:rPr>
      </w:pPr>
      <w:ins w:id="10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09" w:author="Unknown"/>
          <w:rFonts w:ascii="Arial" w:eastAsia="Times New Roman" w:hAnsi="Arial" w:cs="Arial"/>
          <w:color w:val="3A3A3A"/>
          <w:sz w:val="27"/>
          <w:szCs w:val="27"/>
        </w:rPr>
      </w:pPr>
      <w:ins w:id="11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B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11" w:author="Unknown"/>
          <w:rFonts w:ascii="Arial" w:eastAsia="Times New Roman" w:hAnsi="Arial" w:cs="Arial"/>
          <w:color w:val="3A3A3A"/>
          <w:sz w:val="27"/>
          <w:szCs w:val="27"/>
        </w:rPr>
      </w:pPr>
      <w:ins w:id="112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D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13" w:author="Unknown"/>
          <w:rFonts w:ascii="Arial" w:eastAsia="Times New Roman" w:hAnsi="Arial" w:cs="Arial"/>
          <w:color w:val="3A3A3A"/>
          <w:sz w:val="27"/>
          <w:szCs w:val="27"/>
        </w:rPr>
      </w:pPr>
      <w:ins w:id="114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C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15" w:author="Unknown"/>
          <w:rFonts w:ascii="Arial" w:eastAsia="Times New Roman" w:hAnsi="Arial" w:cs="Arial"/>
          <w:color w:val="3A3A3A"/>
          <w:sz w:val="27"/>
          <w:szCs w:val="27"/>
        </w:rPr>
      </w:pPr>
      <w:ins w:id="116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A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17" w:author="Unknown"/>
          <w:rFonts w:ascii="Arial" w:eastAsia="Times New Roman" w:hAnsi="Arial" w:cs="Arial"/>
          <w:color w:val="3A3A3A"/>
          <w:sz w:val="27"/>
          <w:szCs w:val="27"/>
        </w:rPr>
      </w:pPr>
      <w:ins w:id="118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D</w:t>
        </w:r>
      </w:ins>
    </w:p>
    <w:p w:rsidR="00F60E26" w:rsidRPr="00F60E26" w:rsidRDefault="00F60E26" w:rsidP="00F60E26">
      <w:pPr>
        <w:numPr>
          <w:ilvl w:val="0"/>
          <w:numId w:val="7"/>
        </w:numPr>
        <w:shd w:val="clear" w:color="auto" w:fill="FFFFFF"/>
        <w:spacing w:after="0" w:line="240" w:lineRule="auto"/>
        <w:ind w:left="480"/>
        <w:rPr>
          <w:ins w:id="119" w:author="Unknown"/>
          <w:rFonts w:ascii="Arial" w:eastAsia="Times New Roman" w:hAnsi="Arial" w:cs="Arial"/>
          <w:color w:val="3A3A3A"/>
          <w:sz w:val="27"/>
          <w:szCs w:val="27"/>
        </w:rPr>
      </w:pPr>
      <w:ins w:id="120" w:author="Unknown">
        <w:r w:rsidRPr="00F60E26">
          <w:rPr>
            <w:rFonts w:ascii="Arial" w:eastAsia="Times New Roman" w:hAnsi="Arial" w:cs="Arial"/>
            <w:color w:val="3A3A3A"/>
            <w:sz w:val="27"/>
            <w:szCs w:val="27"/>
          </w:rPr>
          <w:t>D</w:t>
        </w:r>
      </w:ins>
    </w:p>
    <w:p w:rsidR="00817F32" w:rsidRDefault="00817F32"/>
    <w:sectPr w:rsidR="00817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E3FED"/>
    <w:multiLevelType w:val="multilevel"/>
    <w:tmpl w:val="74C2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8174CEB"/>
    <w:multiLevelType w:val="multilevel"/>
    <w:tmpl w:val="125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9383567"/>
    <w:multiLevelType w:val="multilevel"/>
    <w:tmpl w:val="EE9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D3F1FA5"/>
    <w:multiLevelType w:val="multilevel"/>
    <w:tmpl w:val="7DEE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1DD24F4"/>
    <w:multiLevelType w:val="multilevel"/>
    <w:tmpl w:val="BDE6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BB43717"/>
    <w:multiLevelType w:val="multilevel"/>
    <w:tmpl w:val="5278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33E6216"/>
    <w:multiLevelType w:val="multilevel"/>
    <w:tmpl w:val="75A2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C55"/>
    <w:rsid w:val="00650C97"/>
    <w:rsid w:val="00817F32"/>
    <w:rsid w:val="00B967F4"/>
    <w:rsid w:val="00BE2C55"/>
    <w:rsid w:val="00F6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0E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60E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0E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60E2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60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0E2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0E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60E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0E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60E2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60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0E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93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Phuc</dc:creator>
  <cp:keywords/>
  <dc:description/>
  <cp:lastModifiedBy>Cao Phuc</cp:lastModifiedBy>
  <cp:revision>2</cp:revision>
  <dcterms:created xsi:type="dcterms:W3CDTF">2022-03-22T06:54:00Z</dcterms:created>
  <dcterms:modified xsi:type="dcterms:W3CDTF">2022-03-22T07:27:00Z</dcterms:modified>
</cp:coreProperties>
</file>