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D52" w:rsidRPr="009D0D52" w:rsidRDefault="009D0D52" w:rsidP="009D0D52">
      <w:pPr>
        <w:spacing w:before="300" w:after="150" w:line="360" w:lineRule="atLeast"/>
        <w:ind w:right="48"/>
        <w:outlineLvl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PHẦN II. BÀI TẬP ÁP DỤNG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1.</w:t>
      </w:r>
      <w:proofErr w:type="gram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Chọn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đáp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án</w:t>
      </w:r>
      <w:proofErr w:type="spellEnd"/>
      <w:proofErr w:type="gram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đúng</w:t>
      </w:r>
      <w:proofErr w:type="spellEnd"/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1. You and Nam ate all of the ice cream by _______.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A. yourselves     B. himself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themselves     D. yourself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2. What is _______ phone number?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A. you     B. your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yours     D. all are right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3. Where are _______ friends now?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A. your     B. you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yours     D.</w:t>
      </w:r>
      <w:proofErr w:type="gramEnd"/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and B are right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4. Here is a postcard from _______ friend Peggy.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A. me     B. mine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my     D. all are right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5. She lives in Australia now with _______ family.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A. she     B. her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hers     D.</w:t>
      </w:r>
      <w:proofErr w:type="gramEnd"/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and b are right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6. _______ company</w:t>
      </w:r>
      <w:proofErr w:type="gramEnd"/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builds ships.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A. He     B. His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Him     D. All are right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7. _______ children go to school in Newcastle.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A. They     B. Their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Them     D. Theirs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8. Nam and Ba painted the house by _______.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A. yourself     B. himself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themselves     D. itself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9. The exam _______ wasn't difficult, but exam room was horrible.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A. himself     B. herself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myself     D. itself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10. Never mind. I and Nam will do it _______.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A. herself     B. myself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C. themselves     D. ourselves</w:t>
      </w:r>
    </w:p>
    <w:p w:rsidR="009D0D52" w:rsidRPr="009D0D52" w:rsidRDefault="009D0D52" w:rsidP="009D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tbl>
      <w:tblPr>
        <w:tblW w:w="1029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819"/>
        <w:gridCol w:w="793"/>
        <w:gridCol w:w="820"/>
        <w:gridCol w:w="820"/>
        <w:gridCol w:w="794"/>
        <w:gridCol w:w="794"/>
        <w:gridCol w:w="794"/>
        <w:gridCol w:w="820"/>
        <w:gridCol w:w="820"/>
        <w:gridCol w:w="950"/>
      </w:tblGrid>
      <w:tr w:rsidR="009D0D52" w:rsidRPr="009D0D52" w:rsidTr="009D0D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Câu</w:t>
            </w:r>
            <w:proofErr w:type="spellEnd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10</w:t>
            </w:r>
          </w:p>
        </w:tc>
      </w:tr>
      <w:tr w:rsidR="009D0D52" w:rsidRPr="009D0D52" w:rsidTr="009D0D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Đáp</w:t>
            </w:r>
            <w:proofErr w:type="spellEnd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D</w:t>
            </w:r>
          </w:p>
        </w:tc>
      </w:tr>
    </w:tbl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2.</w:t>
      </w:r>
      <w:proofErr w:type="gram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Điền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đại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từ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phản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thân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vào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chỗ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trống</w:t>
      </w:r>
      <w:proofErr w:type="spellEnd"/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1. I shall do the job _____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2. The teacher _____ will take this particular lesson.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3. She stood looking at _____ in front of the mirror.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4. Why don’t you go _____?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D52">
        <w:rPr>
          <w:rFonts w:ascii="Times New Roman" w:eastAsia="Times New Roman" w:hAnsi="Times New Roman" w:cs="Times New Roman"/>
          <w:color w:val="000000"/>
          <w:sz w:val="24"/>
          <w:szCs w:val="24"/>
        </w:rPr>
        <w:t>5. They think _____ clever.</w:t>
      </w:r>
    </w:p>
    <w:p w:rsidR="009D0D52" w:rsidRDefault="009D0D52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1. Myself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lastRenderedPageBreak/>
        <w:t>2. Himself (herself)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3. Herself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4. Yourself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5. Themselves</w:t>
      </w:r>
    </w:p>
    <w:p w:rsidR="004A17E0" w:rsidRPr="009D0D52" w:rsidRDefault="004A17E0" w:rsidP="009D0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3.</w:t>
      </w:r>
      <w:proofErr w:type="gram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Điền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đại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từ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nhân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xưng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phù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hợp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vào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chỗ</w:t>
      </w:r>
      <w:proofErr w:type="spellEnd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0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trống</w:t>
      </w:r>
      <w:proofErr w:type="spellEnd"/>
    </w:p>
    <w:p w:rsidR="009D0D52" w:rsidRPr="004A17E0" w:rsidRDefault="009D0D52" w:rsidP="004A17E0">
      <w:pPr>
        <w:pStyle w:val="ListParagraph"/>
        <w:numPr>
          <w:ilvl w:val="0"/>
          <w:numId w:val="1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17E0">
        <w:rPr>
          <w:rFonts w:ascii="Times New Roman" w:eastAsia="Times New Roman" w:hAnsi="Times New Roman" w:cs="Times New Roman"/>
          <w:color w:val="000000"/>
          <w:sz w:val="24"/>
          <w:szCs w:val="24"/>
        </w:rPr>
        <w:t>……asked Mr. Simon, my science teacher, what glass was and……said that …………is a liquid.</w:t>
      </w:r>
    </w:p>
    <w:p w:rsidR="004A17E0" w:rsidRPr="004A17E0" w:rsidRDefault="004A17E0" w:rsidP="004A17E0">
      <w:pPr>
        <w:pStyle w:val="ListParagraph"/>
        <w:spacing w:after="240" w:line="360" w:lineRule="atLeast"/>
        <w:ind w:left="408" w:right="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2. Hi Dana! Are……still coming shopping with us tomorrow?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3. My mum studied history at university. …… says……was a really interesting course.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4. Scientists are working hard to find cures for lots of diseases, but…… haven't found a cure for the common cold yet.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5. Adam, do…… think…… should all bring some food with us to your party?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6. Dad, do…… know if…… sell computer games in the market?</w:t>
        </w:r>
      </w:ins>
    </w:p>
    <w:p w:rsidR="009D0D52" w:rsidRDefault="009D0D52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ins w:id="10" w:author="Unknown"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Hiển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thị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đáp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án</w:t>
        </w:r>
      </w:ins>
      <w:proofErr w:type="spellEnd"/>
    </w:p>
    <w:p w:rsidR="004A17E0" w:rsidRDefault="004A17E0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1. I – he – it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2. </w:t>
      </w:r>
      <w:proofErr w:type="gramStart"/>
      <w:r>
        <w:rPr>
          <w:rFonts w:ascii="Open Sans" w:hAnsi="Open Sans"/>
          <w:color w:val="000000"/>
          <w:sz w:val="27"/>
          <w:szCs w:val="27"/>
        </w:rPr>
        <w:t>you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3. </w:t>
      </w:r>
      <w:proofErr w:type="gramStart"/>
      <w:r>
        <w:rPr>
          <w:rFonts w:ascii="Open Sans" w:hAnsi="Open Sans"/>
          <w:color w:val="000000"/>
          <w:sz w:val="27"/>
          <w:szCs w:val="27"/>
        </w:rPr>
        <w:t>she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– it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4. </w:t>
      </w:r>
      <w:proofErr w:type="gramStart"/>
      <w:r>
        <w:rPr>
          <w:rFonts w:ascii="Open Sans" w:hAnsi="Open Sans"/>
          <w:color w:val="000000"/>
          <w:sz w:val="27"/>
          <w:szCs w:val="27"/>
        </w:rPr>
        <w:t>they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5. </w:t>
      </w:r>
      <w:proofErr w:type="gramStart"/>
      <w:r>
        <w:rPr>
          <w:rFonts w:ascii="Open Sans" w:hAnsi="Open Sans"/>
          <w:color w:val="000000"/>
          <w:sz w:val="27"/>
          <w:szCs w:val="27"/>
        </w:rPr>
        <w:t>you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– we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6. </w:t>
      </w:r>
      <w:proofErr w:type="gramStart"/>
      <w:r>
        <w:rPr>
          <w:rFonts w:ascii="Open Sans" w:hAnsi="Open Sans"/>
          <w:color w:val="000000"/>
          <w:sz w:val="27"/>
          <w:szCs w:val="27"/>
        </w:rPr>
        <w:t>you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– they</w:t>
      </w:r>
    </w:p>
    <w:p w:rsidR="004A17E0" w:rsidRPr="009D0D52" w:rsidRDefault="004A17E0" w:rsidP="009D0D52">
      <w:pPr>
        <w:spacing w:after="0" w:line="240" w:lineRule="auto"/>
        <w:rPr>
          <w:ins w:id="11" w:author="Unknown"/>
          <w:rFonts w:ascii="Times New Roman" w:eastAsia="Times New Roman" w:hAnsi="Times New Roman" w:cs="Times New Roman"/>
          <w:sz w:val="24"/>
          <w:szCs w:val="24"/>
        </w:rPr>
      </w:pP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13" w:author="Unknown"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Task 4.</w:t>
        </w:r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Điền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đại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từ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nhân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xưng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phù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hợp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vào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chỗ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trống</w:t>
        </w:r>
        <w:proofErr w:type="spellEnd"/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lastRenderedPageBreak/>
          <w:t>1. Alice asked me about that book. Did you give……to…….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2. I met Bill today, he went out with……girlfriend.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3. Why does the teacher always give our class many tests? She hates……or something?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2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4. They paid Michael Bay a lot of money to make this film. They must like……very much.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2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5. I haven't seen Adam and Ally for ages. Have you met……recently?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2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6. I have two brothers and one sister; ……sister is a student.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2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7. This is where we live. Here is…… house.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2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8. Those aren't my brothers' dogs. …… dogs are big, not small.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3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3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9. What's……name? - I'm Alan.</w:t>
        </w:r>
      </w:ins>
    </w:p>
    <w:p w:rsidR="004A17E0" w:rsidRPr="009D0D52" w:rsidRDefault="009D0D52" w:rsidP="004A17E0">
      <w:pPr>
        <w:spacing w:after="240" w:line="360" w:lineRule="atLeast"/>
        <w:ind w:left="48" w:right="48"/>
        <w:jc w:val="both"/>
        <w:rPr>
          <w:ins w:id="3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3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10. My son told……that I need to stop smoking</w:t>
        </w:r>
      </w:ins>
    </w:p>
    <w:p w:rsidR="009D0D52" w:rsidRDefault="009D0D52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ins w:id="34" w:author="Unknown"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Hiển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thị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đáp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án</w:t>
        </w:r>
      </w:ins>
      <w:proofErr w:type="spellEnd"/>
    </w:p>
    <w:p w:rsidR="004A17E0" w:rsidRDefault="004A17E0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1. </w:t>
      </w:r>
      <w:proofErr w:type="gramStart"/>
      <w:r>
        <w:rPr>
          <w:rFonts w:ascii="Open Sans" w:hAnsi="Open Sans"/>
          <w:color w:val="000000"/>
          <w:sz w:val="27"/>
          <w:szCs w:val="27"/>
        </w:rPr>
        <w:t>it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– her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2. </w:t>
      </w:r>
      <w:proofErr w:type="gramStart"/>
      <w:r>
        <w:rPr>
          <w:rFonts w:ascii="Open Sans" w:hAnsi="Open Sans"/>
          <w:color w:val="000000"/>
          <w:sz w:val="27"/>
          <w:szCs w:val="27"/>
        </w:rPr>
        <w:t>his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3. </w:t>
      </w:r>
      <w:proofErr w:type="gramStart"/>
      <w:r>
        <w:rPr>
          <w:rFonts w:ascii="Open Sans" w:hAnsi="Open Sans"/>
          <w:color w:val="000000"/>
          <w:sz w:val="27"/>
          <w:szCs w:val="27"/>
        </w:rPr>
        <w:t>us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4. </w:t>
      </w:r>
      <w:proofErr w:type="gramStart"/>
      <w:r>
        <w:rPr>
          <w:rFonts w:ascii="Open Sans" w:hAnsi="Open Sans"/>
          <w:color w:val="000000"/>
          <w:sz w:val="27"/>
          <w:szCs w:val="27"/>
        </w:rPr>
        <w:t>him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5. </w:t>
      </w:r>
      <w:proofErr w:type="gramStart"/>
      <w:r>
        <w:rPr>
          <w:rFonts w:ascii="Open Sans" w:hAnsi="Open Sans"/>
          <w:color w:val="000000"/>
          <w:sz w:val="27"/>
          <w:szCs w:val="27"/>
        </w:rPr>
        <w:t>them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6. </w:t>
      </w:r>
      <w:proofErr w:type="gramStart"/>
      <w:r>
        <w:rPr>
          <w:rFonts w:ascii="Open Sans" w:hAnsi="Open Sans"/>
          <w:color w:val="000000"/>
          <w:sz w:val="27"/>
          <w:szCs w:val="27"/>
        </w:rPr>
        <w:t>my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7. </w:t>
      </w:r>
      <w:proofErr w:type="gramStart"/>
      <w:r>
        <w:rPr>
          <w:rFonts w:ascii="Open Sans" w:hAnsi="Open Sans"/>
          <w:color w:val="000000"/>
          <w:sz w:val="27"/>
          <w:szCs w:val="27"/>
        </w:rPr>
        <w:t>our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8. </w:t>
      </w:r>
      <w:proofErr w:type="gramStart"/>
      <w:r>
        <w:rPr>
          <w:rFonts w:ascii="Open Sans" w:hAnsi="Open Sans"/>
          <w:color w:val="000000"/>
          <w:sz w:val="27"/>
          <w:szCs w:val="27"/>
        </w:rPr>
        <w:t>their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9. </w:t>
      </w:r>
      <w:proofErr w:type="gramStart"/>
      <w:r>
        <w:rPr>
          <w:rFonts w:ascii="Open Sans" w:hAnsi="Open Sans"/>
          <w:color w:val="000000"/>
          <w:sz w:val="27"/>
          <w:szCs w:val="27"/>
        </w:rPr>
        <w:t>your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10. </w:t>
      </w:r>
      <w:proofErr w:type="gramStart"/>
      <w:r>
        <w:rPr>
          <w:rFonts w:ascii="Open Sans" w:hAnsi="Open Sans"/>
          <w:color w:val="000000"/>
          <w:sz w:val="27"/>
          <w:szCs w:val="27"/>
        </w:rPr>
        <w:t>me</w:t>
      </w:r>
      <w:proofErr w:type="gramEnd"/>
    </w:p>
    <w:p w:rsidR="004A17E0" w:rsidRPr="009D0D52" w:rsidRDefault="004A17E0" w:rsidP="009D0D52">
      <w:pPr>
        <w:spacing w:after="0" w:line="240" w:lineRule="auto"/>
        <w:rPr>
          <w:ins w:id="35" w:author="Unknown"/>
          <w:rFonts w:ascii="Times New Roman" w:eastAsia="Times New Roman" w:hAnsi="Times New Roman" w:cs="Times New Roman"/>
          <w:sz w:val="24"/>
          <w:szCs w:val="24"/>
        </w:rPr>
      </w:pP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3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37" w:author="Unknown"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lastRenderedPageBreak/>
          <w:t>Task 5.</w:t>
        </w:r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Complete the sentences with the words in the word list below.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center"/>
        <w:rPr>
          <w:ins w:id="3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39" w:author="Unknown"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her</w:t>
        </w:r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    hers     his    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His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    my     our    ours    their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4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4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Last week, we had a party at ______1________ house. Many people came, and there were lots of cars parked outside. At the end of the party, only three people were left: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myself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, Eric, and Cathy. However, there were four cars. One of them was a Volkswagen. I didn't remember seeing it before, so I asked whose it was.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4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4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Eric said it wasn't ______2______ car. ______3_______ is a Chevrolet pickup. When I asked Cathy if it was _____4______, she said no - ____5___ car is a Ford Explorer. I knew it wasn't _______6______ car, of course. Finally, I called the police, and they came and examined it. They said it belonged to a family on the next street. Someone stole it from ______7______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street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and left it on ______8______.</w:t>
        </w:r>
      </w:ins>
    </w:p>
    <w:p w:rsidR="009D0D52" w:rsidRDefault="009D0D52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ins w:id="44" w:author="Unknown"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Hiển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thị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đáp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án</w:t>
        </w:r>
      </w:ins>
      <w:proofErr w:type="spell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1. </w:t>
      </w:r>
      <w:proofErr w:type="gramStart"/>
      <w:r>
        <w:rPr>
          <w:rFonts w:ascii="Open Sans" w:hAnsi="Open Sans"/>
          <w:color w:val="000000"/>
          <w:sz w:val="27"/>
          <w:szCs w:val="27"/>
        </w:rPr>
        <w:t>our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2. </w:t>
      </w:r>
      <w:proofErr w:type="gramStart"/>
      <w:r>
        <w:rPr>
          <w:rFonts w:ascii="Open Sans" w:hAnsi="Open Sans"/>
          <w:color w:val="000000"/>
          <w:sz w:val="27"/>
          <w:szCs w:val="27"/>
        </w:rPr>
        <w:t>his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3. His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4. </w:t>
      </w:r>
      <w:proofErr w:type="gramStart"/>
      <w:r>
        <w:rPr>
          <w:rFonts w:ascii="Open Sans" w:hAnsi="Open Sans"/>
          <w:color w:val="000000"/>
          <w:sz w:val="27"/>
          <w:szCs w:val="27"/>
        </w:rPr>
        <w:t>hers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5. </w:t>
      </w:r>
      <w:proofErr w:type="gramStart"/>
      <w:r>
        <w:rPr>
          <w:rFonts w:ascii="Open Sans" w:hAnsi="Open Sans"/>
          <w:color w:val="000000"/>
          <w:sz w:val="27"/>
          <w:szCs w:val="27"/>
        </w:rPr>
        <w:t>her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6. </w:t>
      </w:r>
      <w:proofErr w:type="gramStart"/>
      <w:r>
        <w:rPr>
          <w:rFonts w:ascii="Open Sans" w:hAnsi="Open Sans"/>
          <w:color w:val="000000"/>
          <w:sz w:val="27"/>
          <w:szCs w:val="27"/>
        </w:rPr>
        <w:t>my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7. </w:t>
      </w:r>
      <w:proofErr w:type="gramStart"/>
      <w:r>
        <w:rPr>
          <w:rFonts w:ascii="Open Sans" w:hAnsi="Open Sans"/>
          <w:color w:val="000000"/>
          <w:sz w:val="27"/>
          <w:szCs w:val="27"/>
        </w:rPr>
        <w:t>their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8. </w:t>
      </w:r>
      <w:proofErr w:type="gramStart"/>
      <w:r>
        <w:rPr>
          <w:rFonts w:ascii="Open Sans" w:hAnsi="Open Sans"/>
          <w:color w:val="000000"/>
          <w:sz w:val="27"/>
          <w:szCs w:val="27"/>
        </w:rPr>
        <w:t>ours</w:t>
      </w:r>
      <w:proofErr w:type="gramEnd"/>
    </w:p>
    <w:p w:rsidR="004A17E0" w:rsidRDefault="004A17E0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4A17E0" w:rsidRPr="009D0D52" w:rsidRDefault="004A17E0" w:rsidP="009D0D52">
      <w:pPr>
        <w:spacing w:after="0" w:line="240" w:lineRule="auto"/>
        <w:rPr>
          <w:ins w:id="45" w:author="Unknown"/>
          <w:rFonts w:ascii="Times New Roman" w:eastAsia="Times New Roman" w:hAnsi="Times New Roman" w:cs="Times New Roman"/>
          <w:sz w:val="24"/>
          <w:szCs w:val="24"/>
        </w:rPr>
      </w:pP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4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47" w:author="Unknown"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Task 6.</w:t>
        </w:r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Write the correct possessive pronoun for each sentence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48" w:author="Unknown"/>
          <w:rFonts w:ascii="Times New Roman" w:eastAsia="Times New Roman" w:hAnsi="Times New Roman" w:cs="Times New Roman"/>
          <w:color w:val="008000"/>
          <w:sz w:val="24"/>
          <w:szCs w:val="24"/>
        </w:rPr>
      </w:pPr>
      <w:proofErr w:type="spellStart"/>
      <w:ins w:id="49" w:author="Unknown">
        <w:r w:rsidRPr="009D0D52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Eg</w:t>
        </w:r>
        <w:proofErr w:type="spellEnd"/>
        <w:r w:rsidRPr="009D0D52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: That car belongs to me. That car is mine.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5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5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1. That pen belongs to those students. That pen is ……….</w:t>
        </w:r>
      </w:ins>
      <w:r w:rsidR="004A17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5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5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2. This car belongs to my neighbor John. This car is ……….</w:t>
        </w:r>
      </w:ins>
      <w:r w:rsidR="004A17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5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5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lastRenderedPageBreak/>
          <w:t>3. This ring belongs to my aunt Helen. This ring is ……….</w:t>
        </w:r>
      </w:ins>
      <w:r w:rsidR="004A17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5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5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4. This pencil belongs to you. This pencil is ……….</w:t>
        </w:r>
      </w:ins>
      <w:r w:rsidR="004A17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5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5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5. This motorbike belongs to me and my cousin. This motorbike is ……….</w:t>
        </w:r>
      </w:ins>
      <w:r w:rsidR="004A17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6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6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6. These shoes belong to my mother. These shoes are ……….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6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6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7. Those books belong to my sister’s friends. Those books are ……….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6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6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8. These hats belong to you and your wife. These hats are ……….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6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6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9. That bag belongs to me. That bag is ……….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6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6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10. That car belongs to my aunt and uncle. That car is ………</w:t>
        </w:r>
      </w:ins>
    </w:p>
    <w:p w:rsidR="009D0D52" w:rsidRDefault="009D0D52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ins w:id="70" w:author="Unknown"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Hiển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thị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đáp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án</w:t>
        </w:r>
      </w:ins>
      <w:proofErr w:type="spellEnd"/>
    </w:p>
    <w:p w:rsidR="004A17E0" w:rsidRDefault="004A17E0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1. </w:t>
      </w:r>
      <w:proofErr w:type="gramStart"/>
      <w:r>
        <w:rPr>
          <w:rFonts w:ascii="Open Sans" w:hAnsi="Open Sans"/>
          <w:color w:val="000000"/>
          <w:sz w:val="27"/>
          <w:szCs w:val="27"/>
        </w:rPr>
        <w:t>theirs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2. </w:t>
      </w:r>
      <w:proofErr w:type="gramStart"/>
      <w:r>
        <w:rPr>
          <w:rFonts w:ascii="Open Sans" w:hAnsi="Open Sans"/>
          <w:color w:val="000000"/>
          <w:sz w:val="27"/>
          <w:szCs w:val="27"/>
        </w:rPr>
        <w:t>his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3. </w:t>
      </w:r>
      <w:proofErr w:type="gramStart"/>
      <w:r>
        <w:rPr>
          <w:rFonts w:ascii="Open Sans" w:hAnsi="Open Sans"/>
          <w:color w:val="000000"/>
          <w:sz w:val="27"/>
          <w:szCs w:val="27"/>
        </w:rPr>
        <w:t>hers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4. </w:t>
      </w:r>
      <w:proofErr w:type="gramStart"/>
      <w:r>
        <w:rPr>
          <w:rFonts w:ascii="Open Sans" w:hAnsi="Open Sans"/>
          <w:color w:val="000000"/>
          <w:sz w:val="27"/>
          <w:szCs w:val="27"/>
        </w:rPr>
        <w:t>yours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5. </w:t>
      </w:r>
      <w:proofErr w:type="gramStart"/>
      <w:r>
        <w:rPr>
          <w:rFonts w:ascii="Open Sans" w:hAnsi="Open Sans"/>
          <w:color w:val="000000"/>
          <w:sz w:val="27"/>
          <w:szCs w:val="27"/>
        </w:rPr>
        <w:t>ours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6. </w:t>
      </w:r>
      <w:proofErr w:type="gramStart"/>
      <w:r>
        <w:rPr>
          <w:rFonts w:ascii="Open Sans" w:hAnsi="Open Sans"/>
          <w:color w:val="000000"/>
          <w:sz w:val="27"/>
          <w:szCs w:val="27"/>
        </w:rPr>
        <w:t>hers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7. </w:t>
      </w:r>
      <w:proofErr w:type="gramStart"/>
      <w:r>
        <w:rPr>
          <w:rFonts w:ascii="Open Sans" w:hAnsi="Open Sans"/>
          <w:color w:val="000000"/>
          <w:sz w:val="27"/>
          <w:szCs w:val="27"/>
        </w:rPr>
        <w:t>theirs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8. </w:t>
      </w:r>
      <w:proofErr w:type="gramStart"/>
      <w:r>
        <w:rPr>
          <w:rFonts w:ascii="Open Sans" w:hAnsi="Open Sans"/>
          <w:color w:val="000000"/>
          <w:sz w:val="27"/>
          <w:szCs w:val="27"/>
        </w:rPr>
        <w:t>yours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9. </w:t>
      </w:r>
      <w:proofErr w:type="gramStart"/>
      <w:r>
        <w:rPr>
          <w:rFonts w:ascii="Open Sans" w:hAnsi="Open Sans"/>
          <w:color w:val="000000"/>
          <w:sz w:val="27"/>
          <w:szCs w:val="27"/>
        </w:rPr>
        <w:t>mine</w:t>
      </w:r>
      <w:proofErr w:type="gram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10. </w:t>
      </w:r>
      <w:proofErr w:type="gramStart"/>
      <w:r>
        <w:rPr>
          <w:rFonts w:ascii="Open Sans" w:hAnsi="Open Sans"/>
          <w:color w:val="000000"/>
          <w:sz w:val="27"/>
          <w:szCs w:val="27"/>
        </w:rPr>
        <w:t>theirs</w:t>
      </w:r>
      <w:proofErr w:type="gramEnd"/>
    </w:p>
    <w:p w:rsidR="004A17E0" w:rsidRPr="009D0D52" w:rsidRDefault="004A17E0" w:rsidP="009D0D52">
      <w:pPr>
        <w:spacing w:after="0" w:line="240" w:lineRule="auto"/>
        <w:rPr>
          <w:ins w:id="71" w:author="Unknown"/>
          <w:rFonts w:ascii="Times New Roman" w:eastAsia="Times New Roman" w:hAnsi="Times New Roman" w:cs="Times New Roman"/>
          <w:sz w:val="24"/>
          <w:szCs w:val="24"/>
        </w:rPr>
      </w:pP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7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73" w:author="Unknown"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Task 7.</w:t>
        </w:r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Complete the sentences using myself/yourself … + the following verbs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center"/>
        <w:rPr>
          <w:ins w:id="7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75" w:author="Unknown"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blame</w:t>
        </w:r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    burn     enjoy     express     hurt     introduce     put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76" w:author="Unknown"/>
          <w:rFonts w:ascii="Times New Roman" w:eastAsia="Times New Roman" w:hAnsi="Times New Roman" w:cs="Times New Roman"/>
          <w:color w:val="008000"/>
          <w:sz w:val="24"/>
          <w:szCs w:val="24"/>
        </w:rPr>
      </w:pPr>
      <w:ins w:id="77" w:author="Unknown">
        <w:r w:rsidRPr="009D0D52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lastRenderedPageBreak/>
          <w:t xml:space="preserve">1. Steve </w:t>
        </w:r>
        <w:r w:rsidRPr="009D0D52">
          <w:rPr>
            <w:rFonts w:ascii="Times New Roman" w:eastAsia="Times New Roman" w:hAnsi="Times New Roman" w:cs="Times New Roman"/>
            <w:color w:val="FF0000"/>
            <w:sz w:val="24"/>
            <w:szCs w:val="24"/>
            <w:shd w:val="clear" w:color="auto" w:fill="FF0000"/>
          </w:rPr>
          <w:t>introduced himself</w:t>
        </w:r>
        <w:r w:rsidRPr="009D0D52">
          <w:rPr>
            <w:rFonts w:ascii="Times New Roman" w:eastAsia="Times New Roman" w:hAnsi="Times New Roman" w:cs="Times New Roman"/>
            <w:color w:val="FF0000"/>
            <w:sz w:val="24"/>
            <w:szCs w:val="24"/>
          </w:rPr>
          <w:t xml:space="preserve"> </w:t>
        </w:r>
        <w:r w:rsidRPr="009D0D52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to the other guests at the party.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7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7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2. Bill fell down some steps but fortunately he didn’t …..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8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8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3. It isn’t Sue’s </w:t>
        </w:r>
        <w:proofErr w:type="spell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fault.She</w:t>
        </w:r>
        <w:proofErr w:type="spell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really shouldn’t …..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8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8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4. Please try and understand how I feel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in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my position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8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8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5. The children had a great time at the beach. They really …..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8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8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6.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Be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careful! That pan is very hot. Don’t …..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8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8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7. Sometimes I can’t say exactly what I mean. I wish I could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better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</w:t>
        </w:r>
      </w:ins>
    </w:p>
    <w:p w:rsidR="009D0D52" w:rsidRDefault="009D0D52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ins w:id="90" w:author="Unknown"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Hiển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thị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đáp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án</w:t>
        </w:r>
      </w:ins>
      <w:proofErr w:type="spellEnd"/>
    </w:p>
    <w:p w:rsidR="004A17E0" w:rsidRDefault="004A17E0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2. </w:t>
      </w:r>
      <w:proofErr w:type="gramStart"/>
      <w:r>
        <w:rPr>
          <w:rFonts w:ascii="Open Sans" w:hAnsi="Open Sans"/>
          <w:color w:val="000000"/>
          <w:sz w:val="27"/>
          <w:szCs w:val="27"/>
        </w:rPr>
        <w:t>hurt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himself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3. </w:t>
      </w:r>
      <w:proofErr w:type="gramStart"/>
      <w:r>
        <w:rPr>
          <w:rFonts w:ascii="Open Sans" w:hAnsi="Open Sans"/>
          <w:color w:val="000000"/>
          <w:sz w:val="27"/>
          <w:szCs w:val="27"/>
        </w:rPr>
        <w:t>blame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herself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4. </w:t>
      </w:r>
      <w:proofErr w:type="gramStart"/>
      <w:r>
        <w:rPr>
          <w:rFonts w:ascii="Open Sans" w:hAnsi="Open Sans"/>
          <w:color w:val="000000"/>
          <w:sz w:val="27"/>
          <w:szCs w:val="27"/>
        </w:rPr>
        <w:t>put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yourself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5. </w:t>
      </w:r>
      <w:proofErr w:type="gramStart"/>
      <w:r>
        <w:rPr>
          <w:rFonts w:ascii="Open Sans" w:hAnsi="Open Sans"/>
          <w:color w:val="000000"/>
          <w:sz w:val="27"/>
          <w:szCs w:val="27"/>
        </w:rPr>
        <w:t>enjoyed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themselves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6. </w:t>
      </w:r>
      <w:proofErr w:type="gramStart"/>
      <w:r>
        <w:rPr>
          <w:rFonts w:ascii="Open Sans" w:hAnsi="Open Sans"/>
          <w:color w:val="000000"/>
          <w:sz w:val="27"/>
          <w:szCs w:val="27"/>
        </w:rPr>
        <w:t>burn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yourself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 xml:space="preserve">7. </w:t>
      </w:r>
      <w:proofErr w:type="gramStart"/>
      <w:r>
        <w:rPr>
          <w:rFonts w:ascii="Open Sans" w:hAnsi="Open Sans"/>
          <w:color w:val="000000"/>
          <w:sz w:val="27"/>
          <w:szCs w:val="27"/>
        </w:rPr>
        <w:t>express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myself</w:t>
      </w:r>
    </w:p>
    <w:p w:rsidR="004A17E0" w:rsidRPr="009D0D52" w:rsidRDefault="004A17E0" w:rsidP="009D0D52">
      <w:pPr>
        <w:spacing w:after="0" w:line="240" w:lineRule="auto"/>
        <w:rPr>
          <w:ins w:id="91" w:author="Unknown"/>
          <w:rFonts w:ascii="Times New Roman" w:eastAsia="Times New Roman" w:hAnsi="Times New Roman" w:cs="Times New Roman"/>
          <w:sz w:val="24"/>
          <w:szCs w:val="24"/>
        </w:rPr>
      </w:pP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9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93" w:author="Unknown"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Task 8.</w:t>
        </w:r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Complete the answers to the questions using myself/yourself/itself …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94" w:author="Unknown"/>
          <w:rFonts w:ascii="Times New Roman" w:eastAsia="Times New Roman" w:hAnsi="Times New Roman" w:cs="Times New Roman"/>
          <w:color w:val="008000"/>
          <w:sz w:val="24"/>
          <w:szCs w:val="24"/>
        </w:rPr>
      </w:pPr>
      <w:ins w:id="95" w:author="Unknown">
        <w:r w:rsidRPr="009D0D52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1. Who repaired the bike for you?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96" w:author="Unknown"/>
          <w:rFonts w:ascii="Times New Roman" w:eastAsia="Times New Roman" w:hAnsi="Times New Roman" w:cs="Times New Roman"/>
          <w:color w:val="008000"/>
          <w:sz w:val="24"/>
          <w:szCs w:val="24"/>
        </w:rPr>
      </w:pPr>
      <w:proofErr w:type="gramStart"/>
      <w:ins w:id="97" w:author="Unknown">
        <w:r w:rsidRPr="009D0D52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Nobody.</w:t>
        </w:r>
        <w:proofErr w:type="gramEnd"/>
        <w:r w:rsidRPr="009D0D52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 xml:space="preserve"> I repaired it myself.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9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9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2. Who cuts Brian’s hair for him?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0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10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Nobody.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He cuts ………………………………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0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0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3. Do you want me to post that letter for you?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0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0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No, I’ll ………………………………………..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0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0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lastRenderedPageBreak/>
          <w:t>4. Who told you that Linda was going away?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0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0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Linda …………………………………………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1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1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5. Can you phone John for me?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1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1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Why can’t you ……………………………….</w:t>
        </w:r>
      </w:ins>
    </w:p>
    <w:p w:rsidR="009D0D52" w:rsidRDefault="009D0D52" w:rsidP="009D0D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ins w:id="114" w:author="Unknown"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Hiển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thị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đáp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án</w:t>
        </w:r>
      </w:ins>
      <w:proofErr w:type="spellEnd"/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2. He cuts it himself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3. No, I’ll post/do it myself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4. Linda told me herself/ Linda herself told me/ Linda did herself</w:t>
      </w:r>
    </w:p>
    <w:p w:rsidR="004A17E0" w:rsidRDefault="004A17E0" w:rsidP="004A17E0">
      <w:pPr>
        <w:pStyle w:val="NormalWeb"/>
        <w:shd w:val="clear" w:color="auto" w:fill="FFFFFF"/>
        <w:spacing w:before="0" w:beforeAutospacing="0" w:after="240" w:afterAutospacing="0" w:line="360" w:lineRule="atLeast"/>
        <w:ind w:left="48" w:right="48"/>
        <w:jc w:val="both"/>
        <w:rPr>
          <w:rFonts w:ascii="Open Sans" w:hAnsi="Open Sans"/>
          <w:color w:val="000000"/>
          <w:sz w:val="27"/>
          <w:szCs w:val="27"/>
        </w:rPr>
      </w:pPr>
      <w:r>
        <w:rPr>
          <w:rFonts w:ascii="Open Sans" w:hAnsi="Open Sans"/>
          <w:color w:val="000000"/>
          <w:sz w:val="27"/>
          <w:szCs w:val="27"/>
        </w:rPr>
        <w:t>5. Why can’t you phone him yourself</w:t>
      </w:r>
      <w:proofErr w:type="gramStart"/>
      <w:r>
        <w:rPr>
          <w:rFonts w:ascii="Open Sans" w:hAnsi="Open Sans"/>
          <w:color w:val="000000"/>
          <w:sz w:val="27"/>
          <w:szCs w:val="27"/>
        </w:rPr>
        <w:t>?/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…. </w:t>
      </w:r>
      <w:proofErr w:type="gramStart"/>
      <w:r>
        <w:rPr>
          <w:rFonts w:ascii="Open Sans" w:hAnsi="Open Sans"/>
          <w:color w:val="000000"/>
          <w:sz w:val="27"/>
          <w:szCs w:val="27"/>
        </w:rPr>
        <w:t>do</w:t>
      </w:r>
      <w:proofErr w:type="gramEnd"/>
      <w:r>
        <w:rPr>
          <w:rFonts w:ascii="Open Sans" w:hAnsi="Open Sans"/>
          <w:color w:val="000000"/>
          <w:sz w:val="27"/>
          <w:szCs w:val="27"/>
        </w:rPr>
        <w:t xml:space="preserve"> it yourself?</w:t>
      </w:r>
    </w:p>
    <w:p w:rsidR="004A17E0" w:rsidRPr="009D0D52" w:rsidRDefault="004A17E0" w:rsidP="009D0D52">
      <w:pPr>
        <w:spacing w:after="0" w:line="240" w:lineRule="auto"/>
        <w:rPr>
          <w:ins w:id="115" w:author="Unknown"/>
          <w:rFonts w:ascii="Times New Roman" w:eastAsia="Times New Roman" w:hAnsi="Times New Roman" w:cs="Times New Roman"/>
          <w:sz w:val="24"/>
          <w:szCs w:val="24"/>
        </w:rPr>
      </w:pPr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1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117" w:author="Unknown"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Task 9.</w:t>
        </w:r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Chọn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đáp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proofErr w:type="gram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án</w:t>
        </w:r>
        <w:proofErr w:type="spellEnd"/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đúng</w:t>
        </w:r>
        <w:proofErr w:type="spellEnd"/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1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1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1. Would you like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to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eat?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2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2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nothing     B. something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2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2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2. It was really dark and I couldn’t see ……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2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2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something     B. anything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2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2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3. Can’t you hear that …… is knocking on the door?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2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2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someone     B. anyone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3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3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4. There is an exam tomorrow. Needless to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say, ……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has to study for it.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3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3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anyone     B. everyone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3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3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5. Don’t blame yourself for the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mistake, …..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is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perfect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3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3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somebody     B. nobody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3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3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6. There is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in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your hair. I think it is a bug.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4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4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A. </w:t>
        </w:r>
        <w:proofErr w:type="spell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onething</w:t>
        </w:r>
        <w:proofErr w:type="spell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    B. something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4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4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lastRenderedPageBreak/>
          <w:t xml:space="preserve">7. My sister is the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wearing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the red shirt.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4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4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A.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one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    B. few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4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4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8. Which of the following indefinite pronouns is singular?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4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4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few     B. none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5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5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C. nothing     D. many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5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5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9. Which verb agrees with the indefinite pronoun “many?”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5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5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walks     B. are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5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5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C. is     D. participates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5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5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10. Which verb would correctly follow the indefinite pronoun “nobody” in a sentence?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6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6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walk     B. is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6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6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C. are     D. participate</w:t>
        </w:r>
      </w:ins>
    </w:p>
    <w:p w:rsidR="009D0D52" w:rsidRPr="009D0D52" w:rsidRDefault="009D0D52" w:rsidP="009D0D52">
      <w:pPr>
        <w:spacing w:after="0" w:line="240" w:lineRule="auto"/>
        <w:rPr>
          <w:ins w:id="164" w:author="Unknown"/>
          <w:rFonts w:ascii="Times New Roman" w:eastAsia="Times New Roman" w:hAnsi="Times New Roman" w:cs="Times New Roman"/>
          <w:sz w:val="24"/>
          <w:szCs w:val="24"/>
        </w:rPr>
      </w:pPr>
      <w:proofErr w:type="spellStart"/>
      <w:ins w:id="165" w:author="Unknown"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Hiển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thị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đáp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FF0000"/>
            <w:sz w:val="24"/>
            <w:szCs w:val="24"/>
          </w:rPr>
          <w:t>án</w:t>
        </w:r>
        <w:proofErr w:type="spellEnd"/>
      </w:ins>
    </w:p>
    <w:tbl>
      <w:tblPr>
        <w:tblW w:w="1029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797"/>
        <w:gridCol w:w="798"/>
        <w:gridCol w:w="824"/>
        <w:gridCol w:w="798"/>
        <w:gridCol w:w="798"/>
        <w:gridCol w:w="798"/>
        <w:gridCol w:w="824"/>
        <w:gridCol w:w="824"/>
        <w:gridCol w:w="798"/>
        <w:gridCol w:w="955"/>
      </w:tblGrid>
      <w:tr w:rsidR="009D0D52" w:rsidRPr="009D0D52" w:rsidTr="009D0D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Câu</w:t>
            </w:r>
            <w:proofErr w:type="spellEnd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10</w:t>
            </w:r>
          </w:p>
        </w:tc>
      </w:tr>
      <w:tr w:rsidR="009D0D52" w:rsidRPr="009D0D52" w:rsidTr="009D0D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Đáp</w:t>
            </w:r>
            <w:proofErr w:type="spellEnd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0D52" w:rsidRPr="009D0D52" w:rsidRDefault="009D0D52" w:rsidP="009D0D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</w:pPr>
            <w:r w:rsidRPr="009D0D52">
              <w:rPr>
                <w:rFonts w:ascii="Times New Roman" w:eastAsia="Times New Roman" w:hAnsi="Times New Roman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</w:tr>
    </w:tbl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6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ins w:id="167" w:author="Unknown"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Task 10.</w:t>
        </w:r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Chọn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đáp</w:t>
        </w:r>
        <w:proofErr w:type="spell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proofErr w:type="gram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án</w:t>
        </w:r>
        <w:proofErr w:type="spellEnd"/>
        <w:proofErr w:type="gramEnd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 xml:space="preserve"> </w:t>
        </w:r>
        <w:proofErr w:type="spellStart"/>
        <w:r w:rsidRPr="009D0D5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đúng</w:t>
        </w:r>
        <w:proofErr w:type="spellEnd"/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6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6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1. He knows London better than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does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7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7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everyone     B. anyone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7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7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2. What a greedy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child :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he has eaten up …..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7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7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anything     B. everything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7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7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3. I can’t find my mobile phone ….. 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7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7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anywhere     B. somewhere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8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8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lastRenderedPageBreak/>
          <w:t xml:space="preserve">4. I didn’t do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wrong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8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8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anything     B. something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8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8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5. I have two children.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play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tennis.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8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8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Both     B. Two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8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8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6. Is there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in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that bag?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9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9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anything     B. anywhere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9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9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7. I’m sad because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remembered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my birthday.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9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9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nobody     B. somebody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9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9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8. As it’s your birthday you can order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you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like from the menu.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198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199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nothing     B. anything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00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201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9. Let’s go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different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tonight.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02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203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anywhere     B. somewhere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04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205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10. The trouble is that there is ….. </w:t>
        </w:r>
        <w:proofErr w:type="gramStart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for</w:t>
        </w:r>
        <w:proofErr w:type="gramEnd"/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young people in this town.</w:t>
        </w:r>
      </w:ins>
    </w:p>
    <w:p w:rsidR="009D0D52" w:rsidRPr="009D0D52" w:rsidRDefault="009D0D52" w:rsidP="009D0D52">
      <w:pPr>
        <w:spacing w:after="240" w:line="360" w:lineRule="atLeast"/>
        <w:ind w:left="48" w:right="48"/>
        <w:jc w:val="both"/>
        <w:rPr>
          <w:ins w:id="206" w:author="Unknown"/>
          <w:rFonts w:ascii="Times New Roman" w:eastAsia="Times New Roman" w:hAnsi="Times New Roman" w:cs="Times New Roman"/>
          <w:color w:val="000000"/>
          <w:sz w:val="24"/>
          <w:szCs w:val="24"/>
        </w:rPr>
      </w:pPr>
      <w:ins w:id="207" w:author="Unknown">
        <w:r w:rsidRPr="009D0D52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A. nothing     B. anything</w:t>
        </w:r>
      </w:ins>
    </w:p>
    <w:tbl>
      <w:tblPr>
        <w:tblW w:w="1089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841"/>
        <w:gridCol w:w="840"/>
        <w:gridCol w:w="867"/>
        <w:gridCol w:w="867"/>
        <w:gridCol w:w="867"/>
        <w:gridCol w:w="867"/>
        <w:gridCol w:w="867"/>
        <w:gridCol w:w="840"/>
        <w:gridCol w:w="840"/>
        <w:gridCol w:w="1006"/>
      </w:tblGrid>
      <w:tr w:rsidR="004A17E0" w:rsidRPr="004A17E0" w:rsidTr="004A17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Câu</w:t>
            </w:r>
            <w:proofErr w:type="spellEnd"/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10</w:t>
            </w:r>
          </w:p>
        </w:tc>
      </w:tr>
      <w:tr w:rsidR="004A17E0" w:rsidRPr="004A17E0" w:rsidTr="004A17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Đáp</w:t>
            </w:r>
            <w:proofErr w:type="spellEnd"/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7E0" w:rsidRPr="004A17E0" w:rsidRDefault="004A17E0" w:rsidP="004A17E0">
            <w:pPr>
              <w:spacing w:after="300" w:line="240" w:lineRule="auto"/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</w:pPr>
            <w:r w:rsidRPr="004A17E0">
              <w:rPr>
                <w:rFonts w:ascii="Open Sans" w:eastAsia="Times New Roman" w:hAnsi="Open Sans" w:cs="Times New Roman"/>
                <w:b/>
                <w:bCs/>
                <w:color w:val="313131"/>
                <w:sz w:val="24"/>
                <w:szCs w:val="24"/>
              </w:rPr>
              <w:t>A</w:t>
            </w:r>
          </w:p>
        </w:tc>
      </w:tr>
    </w:tbl>
    <w:p w:rsidR="00817F32" w:rsidRDefault="00817F32">
      <w:pPr>
        <w:rPr>
          <w:rFonts w:ascii="Times New Roman" w:hAnsi="Times New Roman" w:cs="Times New Roman"/>
          <w:sz w:val="24"/>
          <w:szCs w:val="24"/>
        </w:rPr>
      </w:pPr>
    </w:p>
    <w:p w:rsidR="00260B39" w:rsidRDefault="00260B39">
      <w:pPr>
        <w:rPr>
          <w:rFonts w:ascii="Times New Roman" w:hAnsi="Times New Roman" w:cs="Times New Roman"/>
          <w:sz w:val="24"/>
          <w:szCs w:val="24"/>
        </w:rPr>
      </w:pPr>
    </w:p>
    <w:p w:rsidR="00260B39" w:rsidRDefault="00260B3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0B39" w:rsidRDefault="00260B39" w:rsidP="00260B39">
      <w:pPr>
        <w:pStyle w:val="Heading2"/>
        <w:shd w:val="clear" w:color="auto" w:fill="FFFFFF"/>
        <w:spacing w:before="0" w:after="300" w:line="288" w:lineRule="atLeast"/>
        <w:rPr>
          <w:rFonts w:ascii="Segoe UI" w:hAnsi="Segoe UI" w:cs="Segoe UI"/>
          <w:b w:val="0"/>
          <w:bCs w:val="0"/>
          <w:color w:val="222222"/>
          <w:sz w:val="53"/>
          <w:szCs w:val="53"/>
        </w:rPr>
      </w:pPr>
      <w:proofErr w:type="spellStart"/>
      <w:r>
        <w:rPr>
          <w:rStyle w:val="ez-toc-section"/>
          <w:rFonts w:ascii="Segoe UI" w:hAnsi="Segoe UI" w:cs="Segoe UI"/>
          <w:b w:val="0"/>
          <w:bCs w:val="0"/>
          <w:color w:val="222222"/>
          <w:sz w:val="53"/>
          <w:szCs w:val="53"/>
        </w:rPr>
        <w:lastRenderedPageBreak/>
        <w:t>Bài</w:t>
      </w:r>
      <w:proofErr w:type="spellEnd"/>
      <w:r>
        <w:rPr>
          <w:rStyle w:val="ez-toc-section"/>
          <w:rFonts w:ascii="Segoe UI" w:hAnsi="Segoe UI" w:cs="Segoe UI"/>
          <w:b w:val="0"/>
          <w:bCs w:val="0"/>
          <w:color w:val="222222"/>
          <w:sz w:val="53"/>
          <w:szCs w:val="53"/>
        </w:rPr>
        <w:t xml:space="preserve"> </w:t>
      </w:r>
      <w:proofErr w:type="spellStart"/>
      <w:r>
        <w:rPr>
          <w:rStyle w:val="ez-toc-section"/>
          <w:rFonts w:ascii="Segoe UI" w:hAnsi="Segoe UI" w:cs="Segoe UI"/>
          <w:b w:val="0"/>
          <w:bCs w:val="0"/>
          <w:color w:val="222222"/>
          <w:sz w:val="53"/>
          <w:szCs w:val="53"/>
        </w:rPr>
        <w:t>tập</w:t>
      </w:r>
      <w:proofErr w:type="spellEnd"/>
      <w:r>
        <w:rPr>
          <w:rStyle w:val="ez-toc-section"/>
          <w:rFonts w:ascii="Segoe UI" w:hAnsi="Segoe UI" w:cs="Segoe UI"/>
          <w:b w:val="0"/>
          <w:bCs w:val="0"/>
          <w:color w:val="222222"/>
          <w:sz w:val="53"/>
          <w:szCs w:val="53"/>
        </w:rPr>
        <w:t xml:space="preserve"> </w:t>
      </w:r>
      <w:proofErr w:type="spellStart"/>
      <w:r>
        <w:rPr>
          <w:rStyle w:val="ez-toc-section"/>
          <w:rFonts w:ascii="Segoe UI" w:hAnsi="Segoe UI" w:cs="Segoe UI"/>
          <w:b w:val="0"/>
          <w:bCs w:val="0"/>
          <w:color w:val="222222"/>
          <w:sz w:val="53"/>
          <w:szCs w:val="53"/>
        </w:rPr>
        <w:t>tân</w:t>
      </w:r>
      <w:proofErr w:type="spellEnd"/>
      <w:r>
        <w:rPr>
          <w:rStyle w:val="ez-toc-section"/>
          <w:rFonts w:ascii="Segoe UI" w:hAnsi="Segoe UI" w:cs="Segoe UI"/>
          <w:b w:val="0"/>
          <w:bCs w:val="0"/>
          <w:color w:val="222222"/>
          <w:sz w:val="53"/>
          <w:szCs w:val="53"/>
        </w:rPr>
        <w:t xml:space="preserve"> </w:t>
      </w:r>
      <w:proofErr w:type="spellStart"/>
      <w:r>
        <w:rPr>
          <w:rStyle w:val="ez-toc-section"/>
          <w:rFonts w:ascii="Segoe UI" w:hAnsi="Segoe UI" w:cs="Segoe UI"/>
          <w:b w:val="0"/>
          <w:bCs w:val="0"/>
          <w:color w:val="222222"/>
          <w:sz w:val="53"/>
          <w:szCs w:val="53"/>
        </w:rPr>
        <w:t>ngữ</w:t>
      </w:r>
      <w:proofErr w:type="spellEnd"/>
    </w:p>
    <w:p w:rsidR="00260B39" w:rsidRDefault="00260B39" w:rsidP="00260B39">
      <w:pPr>
        <w:pStyle w:val="Heading3"/>
        <w:shd w:val="clear" w:color="auto" w:fill="FFFFFF"/>
        <w:spacing w:before="0" w:beforeAutospacing="0" w:after="300" w:afterAutospacing="0" w:line="288" w:lineRule="atLeast"/>
        <w:rPr>
          <w:rFonts w:ascii="Segoe UI" w:hAnsi="Segoe UI" w:cs="Segoe UI"/>
          <w:b w:val="0"/>
          <w:bCs w:val="0"/>
          <w:color w:val="222222"/>
          <w:sz w:val="44"/>
          <w:szCs w:val="44"/>
        </w:rPr>
      </w:pPr>
      <w:proofErr w:type="spellStart"/>
      <w:r>
        <w:rPr>
          <w:rFonts w:ascii="Segoe UI" w:hAnsi="Segoe UI" w:cs="Segoe UI"/>
          <w:b w:val="0"/>
          <w:bCs w:val="0"/>
          <w:color w:val="222222"/>
          <w:sz w:val="44"/>
          <w:szCs w:val="44"/>
        </w:rPr>
        <w:t>Bài</w:t>
      </w:r>
      <w:proofErr w:type="spellEnd"/>
      <w:r>
        <w:rPr>
          <w:rFonts w:ascii="Segoe UI" w:hAnsi="Segoe UI" w:cs="Segoe UI"/>
          <w:b w:val="0"/>
          <w:bCs w:val="0"/>
          <w:color w:val="222222"/>
          <w:sz w:val="44"/>
          <w:szCs w:val="4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222222"/>
          <w:sz w:val="44"/>
          <w:szCs w:val="44"/>
        </w:rPr>
        <w:t>tập</w:t>
      </w:r>
      <w:proofErr w:type="spellEnd"/>
    </w:p>
    <w:p w:rsidR="00260B39" w:rsidRDefault="00260B39" w:rsidP="00260B39">
      <w:pPr>
        <w:pStyle w:val="Heading4"/>
        <w:shd w:val="clear" w:color="auto" w:fill="FFFFFF"/>
        <w:spacing w:before="0" w:after="300"/>
        <w:rPr>
          <w:rFonts w:ascii="Segoe UI" w:hAnsi="Segoe UI" w:cs="Segoe UI"/>
          <w:color w:val="222222"/>
          <w:sz w:val="36"/>
          <w:szCs w:val="36"/>
        </w:rPr>
      </w:pPr>
      <w:proofErr w:type="spellStart"/>
      <w:r>
        <w:rPr>
          <w:rFonts w:ascii="Segoe UI" w:hAnsi="Segoe UI" w:cs="Segoe UI"/>
          <w:color w:val="222222"/>
          <w:sz w:val="36"/>
          <w:szCs w:val="36"/>
        </w:rPr>
        <w:t>Bài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tập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1: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Chọn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câu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đúng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trong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những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câu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dưới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đây</w:t>
      </w:r>
      <w:proofErr w:type="spellEnd"/>
    </w:p>
    <w:p w:rsidR="00260B39" w:rsidRDefault="00260B39" w:rsidP="00260B3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Give these documents to her secretary.</w:t>
      </w:r>
    </w:p>
    <w:p w:rsidR="00260B39" w:rsidRDefault="00260B39" w:rsidP="00260B3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Could you make some tea us, please?</w:t>
      </w:r>
    </w:p>
    <w:p w:rsidR="00260B39" w:rsidRDefault="00260B39" w:rsidP="00260B3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Marry has written for a letter to her mother.</w:t>
      </w:r>
    </w:p>
    <w:p w:rsidR="00260B39" w:rsidRDefault="00260B39" w:rsidP="00260B3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Let’s book a flight to all of us.</w:t>
      </w:r>
    </w:p>
    <w:p w:rsidR="00260B39" w:rsidRDefault="00260B39" w:rsidP="00260B3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I will feed some fishes for the cat.</w:t>
      </w:r>
    </w:p>
    <w:p w:rsidR="00260B39" w:rsidRDefault="00260B39" w:rsidP="00260B39">
      <w:pPr>
        <w:shd w:val="clear" w:color="auto" w:fill="FFFFFF"/>
        <w:rPr>
          <w:rStyle w:val="Hyperlink"/>
          <w:b/>
          <w:bCs/>
          <w:color w:val="1E73BE"/>
          <w:u w:val="none"/>
        </w:rPr>
      </w:pPr>
      <w:r>
        <w:rPr>
          <w:rFonts w:ascii="Segoe UI" w:hAnsi="Segoe UI" w:cs="Segoe UI"/>
          <w:color w:val="222222"/>
          <w:sz w:val="26"/>
          <w:szCs w:val="26"/>
        </w:rPr>
        <w:fldChar w:fldCharType="begin"/>
      </w:r>
      <w:r>
        <w:rPr>
          <w:rFonts w:ascii="Segoe UI" w:hAnsi="Segoe UI" w:cs="Segoe UI"/>
          <w:color w:val="222222"/>
          <w:sz w:val="26"/>
          <w:szCs w:val="26"/>
        </w:rPr>
        <w:instrText xml:space="preserve"> HYPERLINK "https://hocsinhgioi.net/chu-de-talk-about-yourself-ielts-speaking/" \t "_blank" </w:instrText>
      </w:r>
      <w:r>
        <w:rPr>
          <w:rFonts w:ascii="Segoe UI" w:hAnsi="Segoe UI" w:cs="Segoe UI"/>
          <w:color w:val="222222"/>
          <w:sz w:val="26"/>
          <w:szCs w:val="26"/>
        </w:rPr>
        <w:fldChar w:fldCharType="separate"/>
      </w:r>
    </w:p>
    <w:p w:rsidR="00260B39" w:rsidRDefault="00260B39" w:rsidP="00260B39">
      <w:pPr>
        <w:shd w:val="clear" w:color="auto" w:fill="FFFFFF"/>
      </w:pPr>
      <w:proofErr w:type="spellStart"/>
      <w:r>
        <w:rPr>
          <w:rStyle w:val="ctatext"/>
          <w:rFonts w:ascii="Segoe UI" w:hAnsi="Segoe UI" w:cs="Segoe UI"/>
          <w:b/>
          <w:bCs/>
          <w:color w:val="1E73BE"/>
        </w:rPr>
        <w:t>Xem</w:t>
      </w:r>
      <w:proofErr w:type="spellEnd"/>
      <w:r>
        <w:rPr>
          <w:rStyle w:val="ctatext"/>
          <w:rFonts w:ascii="Segoe UI" w:hAnsi="Segoe UI" w:cs="Segoe UI"/>
          <w:b/>
          <w:bCs/>
          <w:color w:val="1E73BE"/>
        </w:rPr>
        <w:t xml:space="preserve"> </w:t>
      </w:r>
      <w:proofErr w:type="spellStart"/>
      <w:r>
        <w:rPr>
          <w:rStyle w:val="ctatext"/>
          <w:rFonts w:ascii="Segoe UI" w:hAnsi="Segoe UI" w:cs="Segoe UI"/>
          <w:b/>
          <w:bCs/>
          <w:color w:val="1E73BE"/>
        </w:rPr>
        <w:t>thêm</w:t>
      </w:r>
      <w:proofErr w:type="spellEnd"/>
      <w:r>
        <w:rPr>
          <w:rStyle w:val="ctatext"/>
          <w:rFonts w:ascii="Segoe UI" w:hAnsi="Segoe UI" w:cs="Segoe UI"/>
          <w:b/>
          <w:bCs/>
          <w:color w:val="1E73BE"/>
        </w:rPr>
        <w:t>: </w:t>
      </w:r>
      <w:r>
        <w:rPr>
          <w:rFonts w:ascii="Segoe UI" w:hAnsi="Segoe UI" w:cs="Segoe UI"/>
          <w:b/>
          <w:bCs/>
          <w:color w:val="1E73BE"/>
          <w:sz w:val="26"/>
          <w:szCs w:val="26"/>
        </w:rPr>
        <w:t>  </w:t>
      </w:r>
      <w:proofErr w:type="spellStart"/>
      <w:r>
        <w:rPr>
          <w:rStyle w:val="posttitle"/>
          <w:rFonts w:ascii="Segoe UI" w:hAnsi="Segoe UI" w:cs="Segoe UI"/>
          <w:b/>
          <w:bCs/>
          <w:color w:val="D35400"/>
        </w:rPr>
        <w:t>Chủ</w:t>
      </w:r>
      <w:proofErr w:type="spellEnd"/>
      <w:r>
        <w:rPr>
          <w:rStyle w:val="posttitle"/>
          <w:rFonts w:ascii="Segoe UI" w:hAnsi="Segoe UI" w:cs="Segoe UI"/>
          <w:b/>
          <w:bCs/>
          <w:color w:val="D35400"/>
        </w:rPr>
        <w:t xml:space="preserve"> </w:t>
      </w:r>
      <w:proofErr w:type="spellStart"/>
      <w:r>
        <w:rPr>
          <w:rStyle w:val="posttitle"/>
          <w:rFonts w:ascii="Segoe UI" w:hAnsi="Segoe UI" w:cs="Segoe UI"/>
          <w:b/>
          <w:bCs/>
          <w:color w:val="D35400"/>
        </w:rPr>
        <w:t>đề</w:t>
      </w:r>
      <w:proofErr w:type="spellEnd"/>
      <w:r>
        <w:rPr>
          <w:rStyle w:val="posttitle"/>
          <w:rFonts w:ascii="Segoe UI" w:hAnsi="Segoe UI" w:cs="Segoe UI"/>
          <w:b/>
          <w:bCs/>
          <w:color w:val="D35400"/>
        </w:rPr>
        <w:t xml:space="preserve"> Talk </w:t>
      </w:r>
      <w:proofErr w:type="gramStart"/>
      <w:r>
        <w:rPr>
          <w:rStyle w:val="posttitle"/>
          <w:rFonts w:ascii="Segoe UI" w:hAnsi="Segoe UI" w:cs="Segoe UI"/>
          <w:b/>
          <w:bCs/>
          <w:color w:val="D35400"/>
        </w:rPr>
        <w:t>Abou</w:t>
      </w:r>
      <w:proofErr w:type="gramEnd"/>
      <w:r>
        <w:rPr>
          <w:rStyle w:val="posttitle"/>
          <w:rFonts w:ascii="Segoe UI" w:hAnsi="Segoe UI" w:cs="Segoe UI"/>
          <w:b/>
          <w:bCs/>
          <w:color w:val="D35400"/>
        </w:rPr>
        <w:t>t Yourself – IELTS Speaking</w:t>
      </w:r>
    </w:p>
    <w:p w:rsidR="00260B39" w:rsidRDefault="00260B39" w:rsidP="00260B39">
      <w:pPr>
        <w:shd w:val="clear" w:color="auto" w:fill="FFFFFF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fldChar w:fldCharType="end"/>
      </w:r>
    </w:p>
    <w:p w:rsidR="00260B39" w:rsidRDefault="00260B39" w:rsidP="00260B39">
      <w:pPr>
        <w:pStyle w:val="Heading4"/>
        <w:shd w:val="clear" w:color="auto" w:fill="FFFFFF"/>
        <w:spacing w:before="0" w:after="300"/>
        <w:rPr>
          <w:rFonts w:ascii="Segoe UI" w:hAnsi="Segoe UI" w:cs="Segoe UI"/>
          <w:color w:val="222222"/>
          <w:sz w:val="36"/>
          <w:szCs w:val="36"/>
        </w:rPr>
      </w:pPr>
      <w:proofErr w:type="spellStart"/>
      <w:r>
        <w:rPr>
          <w:rFonts w:ascii="Segoe UI" w:hAnsi="Segoe UI" w:cs="Segoe UI"/>
          <w:color w:val="222222"/>
          <w:sz w:val="36"/>
          <w:szCs w:val="36"/>
        </w:rPr>
        <w:t>Bài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tập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2: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Điền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đại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từ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thích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hợp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thay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thế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cho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danh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từ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trong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ngoặc</w:t>
      </w:r>
      <w:proofErr w:type="spellEnd"/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……….is dancing. (John)</w:t>
      </w:r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……….is black. (the car)</w:t>
      </w:r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………. are on the table. (the books)</w:t>
      </w:r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………. is eating. (the cat)</w:t>
      </w:r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………. are cooking a meal. (my sister and I)</w:t>
      </w:r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………. are in the garage. (the motorbikes)</w:t>
      </w:r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………. is riding his motorbike. (Nick)</w:t>
      </w:r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………. is from England. (Jessica)</w:t>
      </w:r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………. has a sister. (Diana)</w:t>
      </w:r>
    </w:p>
    <w:p w:rsidR="00260B39" w:rsidRDefault="00260B39" w:rsidP="00260B3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Have ………. got a bike, Marry?</w:t>
      </w:r>
    </w:p>
    <w:p w:rsidR="00260B39" w:rsidRDefault="00260B39" w:rsidP="00260B39">
      <w:pPr>
        <w:pStyle w:val="Heading4"/>
        <w:shd w:val="clear" w:color="auto" w:fill="FFFFFF"/>
        <w:spacing w:before="0" w:after="300"/>
        <w:rPr>
          <w:rFonts w:ascii="Segoe UI" w:hAnsi="Segoe UI" w:cs="Segoe UI"/>
          <w:color w:val="222222"/>
          <w:sz w:val="36"/>
          <w:szCs w:val="36"/>
        </w:rPr>
      </w:pPr>
      <w:proofErr w:type="spellStart"/>
      <w:r>
        <w:rPr>
          <w:rFonts w:ascii="Segoe UI" w:hAnsi="Segoe UI" w:cs="Segoe UI"/>
          <w:color w:val="222222"/>
          <w:sz w:val="36"/>
          <w:szCs w:val="36"/>
        </w:rPr>
        <w:t>Bài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tập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3: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Tìm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đại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từ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> 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thay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> 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thế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> 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cho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danh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> 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từ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> 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cho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> 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trước</w:t>
      </w:r>
      <w:proofErr w:type="spellEnd"/>
    </w:p>
    <w:p w:rsidR="00260B39" w:rsidRDefault="00260B39" w:rsidP="00260B3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I →</w:t>
      </w:r>
    </w:p>
    <w:p w:rsidR="00260B39" w:rsidRDefault="00260B39" w:rsidP="00260B3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you →</w:t>
      </w:r>
    </w:p>
    <w:p w:rsidR="00260B39" w:rsidRDefault="00260B39" w:rsidP="00260B3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he →</w:t>
      </w:r>
    </w:p>
    <w:p w:rsidR="00260B39" w:rsidRDefault="00260B39" w:rsidP="00260B3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lastRenderedPageBreak/>
        <w:t>she →</w:t>
      </w:r>
    </w:p>
    <w:p w:rsidR="00260B39" w:rsidRDefault="00260B39" w:rsidP="00260B3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it →</w:t>
      </w:r>
    </w:p>
    <w:p w:rsidR="00260B39" w:rsidRDefault="00260B39" w:rsidP="00260B3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we →</w:t>
      </w:r>
    </w:p>
    <w:p w:rsidR="00260B39" w:rsidRDefault="00260B39" w:rsidP="00260B3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they →</w:t>
      </w:r>
    </w:p>
    <w:p w:rsidR="00260B39" w:rsidRDefault="00260B39" w:rsidP="00260B39">
      <w:pPr>
        <w:pStyle w:val="Heading4"/>
        <w:shd w:val="clear" w:color="auto" w:fill="FFFFFF"/>
        <w:spacing w:before="0" w:after="300"/>
        <w:rPr>
          <w:rFonts w:ascii="Segoe UI" w:hAnsi="Segoe UI" w:cs="Segoe UI"/>
          <w:color w:val="222222"/>
          <w:sz w:val="36"/>
          <w:szCs w:val="36"/>
        </w:rPr>
      </w:pPr>
      <w:proofErr w:type="spellStart"/>
      <w:r>
        <w:rPr>
          <w:rFonts w:ascii="Segoe UI" w:hAnsi="Segoe UI" w:cs="Segoe UI"/>
          <w:color w:val="222222"/>
          <w:sz w:val="36"/>
          <w:szCs w:val="36"/>
        </w:rPr>
        <w:t>Bài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tập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4: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Sắp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xếp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lại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các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câu</w:t>
      </w:r>
      <w:proofErr w:type="spellEnd"/>
    </w:p>
    <w:p w:rsidR="00260B39" w:rsidRDefault="00260B39" w:rsidP="00260B39">
      <w:pPr>
        <w:pStyle w:val="NormalWeb"/>
        <w:shd w:val="clear" w:color="auto" w:fill="FFFFFF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 xml:space="preserve">1. </w:t>
      </w:r>
      <w:proofErr w:type="gramStart"/>
      <w:r>
        <w:rPr>
          <w:rFonts w:ascii="Segoe UI" w:hAnsi="Segoe UI" w:cs="Segoe UI"/>
          <w:color w:val="222222"/>
          <w:sz w:val="26"/>
          <w:szCs w:val="26"/>
        </w:rPr>
        <w:t>him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t xml:space="preserve">/ Nina/ know/ </w:t>
      </w:r>
      <w:proofErr w:type="spellStart"/>
      <w:r>
        <w:rPr>
          <w:rFonts w:ascii="Segoe UI" w:hAnsi="Segoe UI" w:cs="Segoe UI"/>
          <w:color w:val="222222"/>
          <w:sz w:val="26"/>
          <w:szCs w:val="26"/>
        </w:rPr>
        <w:t>not</w:t>
      </w:r>
      <w:proofErr w:type="spellEnd"/>
      <w:r>
        <w:rPr>
          <w:rFonts w:ascii="Segoe UI" w:hAnsi="Segoe UI" w:cs="Segoe UI"/>
          <w:color w:val="222222"/>
          <w:sz w:val="26"/>
          <w:szCs w:val="26"/>
        </w:rPr>
        <w:t>/ does</w:t>
      </w:r>
      <w:r>
        <w:rPr>
          <w:rFonts w:ascii="Segoe UI" w:hAnsi="Segoe UI" w:cs="Segoe UI"/>
          <w:color w:val="222222"/>
          <w:sz w:val="26"/>
          <w:szCs w:val="26"/>
        </w:rPr>
        <w:br/>
        <w:t xml:space="preserve">2. </w:t>
      </w:r>
      <w:proofErr w:type="gramStart"/>
      <w:r>
        <w:rPr>
          <w:rFonts w:ascii="Segoe UI" w:hAnsi="Segoe UI" w:cs="Segoe UI"/>
          <w:color w:val="222222"/>
          <w:sz w:val="26"/>
          <w:szCs w:val="26"/>
        </w:rPr>
        <w:t>give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t>/ message/ will/ her/ the/ I</w:t>
      </w:r>
      <w:r>
        <w:rPr>
          <w:rFonts w:ascii="Segoe UI" w:hAnsi="Segoe UI" w:cs="Segoe UI"/>
          <w:color w:val="222222"/>
          <w:sz w:val="26"/>
          <w:szCs w:val="26"/>
        </w:rPr>
        <w:br/>
        <w:t xml:space="preserve">3. </w:t>
      </w:r>
      <w:proofErr w:type="gramStart"/>
      <w:r>
        <w:rPr>
          <w:rFonts w:ascii="Segoe UI" w:hAnsi="Segoe UI" w:cs="Segoe UI"/>
          <w:color w:val="222222"/>
          <w:sz w:val="26"/>
          <w:szCs w:val="26"/>
        </w:rPr>
        <w:t>help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t>/ I/ may/ you</w:t>
      </w:r>
      <w:r>
        <w:rPr>
          <w:rFonts w:ascii="Segoe UI" w:hAnsi="Segoe UI" w:cs="Segoe UI"/>
          <w:color w:val="222222"/>
          <w:sz w:val="26"/>
          <w:szCs w:val="26"/>
        </w:rPr>
        <w:br/>
        <w:t xml:space="preserve">4. </w:t>
      </w:r>
      <w:proofErr w:type="gramStart"/>
      <w:r>
        <w:rPr>
          <w:rFonts w:ascii="Segoe UI" w:hAnsi="Segoe UI" w:cs="Segoe UI"/>
          <w:color w:val="222222"/>
          <w:sz w:val="26"/>
          <w:szCs w:val="26"/>
        </w:rPr>
        <w:t>the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t>/ game/ with/ watch/ can/ me/ you</w:t>
      </w:r>
      <w:r>
        <w:rPr>
          <w:rFonts w:ascii="Segoe UI" w:hAnsi="Segoe UI" w:cs="Segoe UI"/>
          <w:color w:val="222222"/>
          <w:sz w:val="26"/>
          <w:szCs w:val="26"/>
        </w:rPr>
        <w:br/>
        <w:t xml:space="preserve">5. </w:t>
      </w:r>
      <w:proofErr w:type="gramStart"/>
      <w:r>
        <w:rPr>
          <w:rFonts w:ascii="Segoe UI" w:hAnsi="Segoe UI" w:cs="Segoe UI"/>
          <w:color w:val="222222"/>
          <w:sz w:val="26"/>
          <w:szCs w:val="26"/>
        </w:rPr>
        <w:t>us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t>/ visit/ going/ to/ they/ are</w:t>
      </w:r>
    </w:p>
    <w:p w:rsidR="00260B39" w:rsidRDefault="00260B39" w:rsidP="00260B39">
      <w:pPr>
        <w:shd w:val="clear" w:color="auto" w:fill="FFFFFF"/>
        <w:rPr>
          <w:rStyle w:val="Hyperlink"/>
          <w:b/>
          <w:bCs/>
          <w:color w:val="1E73BE"/>
          <w:u w:val="none"/>
        </w:rPr>
      </w:pPr>
      <w:r>
        <w:rPr>
          <w:rFonts w:ascii="Segoe UI" w:hAnsi="Segoe UI" w:cs="Segoe UI"/>
          <w:color w:val="222222"/>
          <w:sz w:val="26"/>
          <w:szCs w:val="26"/>
        </w:rPr>
        <w:fldChar w:fldCharType="begin"/>
      </w:r>
      <w:r>
        <w:rPr>
          <w:rFonts w:ascii="Segoe UI" w:hAnsi="Segoe UI" w:cs="Segoe UI"/>
          <w:color w:val="222222"/>
          <w:sz w:val="26"/>
          <w:szCs w:val="26"/>
        </w:rPr>
        <w:instrText xml:space="preserve"> HYPERLINK "https://hocsinhgioi.net/chu-de-talk-about-your-favorite-clothes/" \t "_blank" </w:instrText>
      </w:r>
      <w:r>
        <w:rPr>
          <w:rFonts w:ascii="Segoe UI" w:hAnsi="Segoe UI" w:cs="Segoe UI"/>
          <w:color w:val="222222"/>
          <w:sz w:val="26"/>
          <w:szCs w:val="26"/>
        </w:rPr>
        <w:fldChar w:fldCharType="separate"/>
      </w:r>
    </w:p>
    <w:p w:rsidR="00260B39" w:rsidRDefault="00260B39" w:rsidP="00260B39">
      <w:pPr>
        <w:shd w:val="clear" w:color="auto" w:fill="FFFFFF"/>
      </w:pPr>
      <w:proofErr w:type="spellStart"/>
      <w:r>
        <w:rPr>
          <w:rStyle w:val="ctatext"/>
          <w:rFonts w:ascii="Segoe UI" w:hAnsi="Segoe UI" w:cs="Segoe UI"/>
          <w:b/>
          <w:bCs/>
          <w:color w:val="1E73BE"/>
        </w:rPr>
        <w:t>Xem</w:t>
      </w:r>
      <w:proofErr w:type="spellEnd"/>
      <w:r>
        <w:rPr>
          <w:rStyle w:val="ctatext"/>
          <w:rFonts w:ascii="Segoe UI" w:hAnsi="Segoe UI" w:cs="Segoe UI"/>
          <w:b/>
          <w:bCs/>
          <w:color w:val="1E73BE"/>
        </w:rPr>
        <w:t xml:space="preserve"> </w:t>
      </w:r>
      <w:proofErr w:type="spellStart"/>
      <w:r>
        <w:rPr>
          <w:rStyle w:val="ctatext"/>
          <w:rFonts w:ascii="Segoe UI" w:hAnsi="Segoe UI" w:cs="Segoe UI"/>
          <w:b/>
          <w:bCs/>
          <w:color w:val="1E73BE"/>
        </w:rPr>
        <w:t>thêm</w:t>
      </w:r>
      <w:proofErr w:type="spellEnd"/>
      <w:r>
        <w:rPr>
          <w:rStyle w:val="ctatext"/>
          <w:rFonts w:ascii="Segoe UI" w:hAnsi="Segoe UI" w:cs="Segoe UI"/>
          <w:b/>
          <w:bCs/>
          <w:color w:val="1E73BE"/>
        </w:rPr>
        <w:t>: </w:t>
      </w:r>
      <w:r>
        <w:rPr>
          <w:rFonts w:ascii="Segoe UI" w:hAnsi="Segoe UI" w:cs="Segoe UI"/>
          <w:b/>
          <w:bCs/>
          <w:color w:val="1E73BE"/>
          <w:sz w:val="26"/>
          <w:szCs w:val="26"/>
        </w:rPr>
        <w:t>  </w:t>
      </w:r>
      <w:proofErr w:type="spellStart"/>
      <w:r>
        <w:rPr>
          <w:rStyle w:val="posttitle"/>
          <w:rFonts w:ascii="Segoe UI" w:hAnsi="Segoe UI" w:cs="Segoe UI"/>
          <w:b/>
          <w:bCs/>
          <w:color w:val="D35400"/>
        </w:rPr>
        <w:t>Chủ</w:t>
      </w:r>
      <w:proofErr w:type="spellEnd"/>
      <w:r>
        <w:rPr>
          <w:rStyle w:val="posttitle"/>
          <w:rFonts w:ascii="Segoe UI" w:hAnsi="Segoe UI" w:cs="Segoe UI"/>
          <w:b/>
          <w:bCs/>
          <w:color w:val="D35400"/>
        </w:rPr>
        <w:t xml:space="preserve"> </w:t>
      </w:r>
      <w:proofErr w:type="spellStart"/>
      <w:r>
        <w:rPr>
          <w:rStyle w:val="posttitle"/>
          <w:rFonts w:ascii="Segoe UI" w:hAnsi="Segoe UI" w:cs="Segoe UI"/>
          <w:b/>
          <w:bCs/>
          <w:color w:val="D35400"/>
        </w:rPr>
        <w:t>đề</w:t>
      </w:r>
      <w:proofErr w:type="spellEnd"/>
      <w:r>
        <w:rPr>
          <w:rStyle w:val="posttitle"/>
          <w:rFonts w:ascii="Segoe UI" w:hAnsi="Segoe UI" w:cs="Segoe UI"/>
          <w:b/>
          <w:bCs/>
          <w:color w:val="D35400"/>
        </w:rPr>
        <w:t xml:space="preserve"> Talk about your favorite clothes</w:t>
      </w:r>
    </w:p>
    <w:p w:rsidR="00260B39" w:rsidRDefault="00260B39" w:rsidP="00260B39">
      <w:pPr>
        <w:shd w:val="clear" w:color="auto" w:fill="FFFFFF"/>
        <w:rPr>
          <w:rFonts w:ascii="Segoe UI" w:hAnsi="Segoe UI" w:cs="Segoe UI"/>
          <w:color w:val="222222"/>
          <w:sz w:val="44"/>
          <w:szCs w:val="44"/>
        </w:rPr>
      </w:pPr>
      <w:r>
        <w:rPr>
          <w:rFonts w:ascii="Segoe UI" w:hAnsi="Segoe UI" w:cs="Segoe UI"/>
          <w:color w:val="222222"/>
          <w:sz w:val="26"/>
          <w:szCs w:val="26"/>
        </w:rPr>
        <w:fldChar w:fldCharType="end"/>
      </w:r>
    </w:p>
    <w:p w:rsidR="00260B39" w:rsidRDefault="00260B39" w:rsidP="00260B39">
      <w:pPr>
        <w:pStyle w:val="Heading4"/>
        <w:shd w:val="clear" w:color="auto" w:fill="FFFFFF"/>
        <w:spacing w:before="0" w:after="300"/>
        <w:rPr>
          <w:rFonts w:ascii="Segoe UI" w:hAnsi="Segoe UI" w:cs="Segoe UI"/>
          <w:color w:val="222222"/>
          <w:sz w:val="36"/>
          <w:szCs w:val="36"/>
        </w:rPr>
      </w:pPr>
      <w:proofErr w:type="spellStart"/>
      <w:r>
        <w:rPr>
          <w:rFonts w:ascii="Segoe UI" w:hAnsi="Segoe UI" w:cs="Segoe UI"/>
          <w:color w:val="222222"/>
          <w:sz w:val="36"/>
          <w:szCs w:val="36"/>
        </w:rPr>
        <w:t>Bài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tập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1</w:t>
      </w:r>
    </w:p>
    <w:p w:rsidR="00260B39" w:rsidRDefault="00260B39" w:rsidP="00260B39">
      <w:pPr>
        <w:pStyle w:val="NormalWeb"/>
        <w:shd w:val="clear" w:color="auto" w:fill="FFFFFF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proofErr w:type="spellStart"/>
      <w:r>
        <w:rPr>
          <w:rFonts w:ascii="Segoe UI" w:hAnsi="Segoe UI" w:cs="Segoe UI"/>
          <w:color w:val="222222"/>
          <w:sz w:val="26"/>
          <w:szCs w:val="26"/>
        </w:rPr>
        <w:t>Các</w:t>
      </w:r>
      <w:proofErr w:type="spellEnd"/>
      <w:r>
        <w:rPr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6"/>
          <w:szCs w:val="26"/>
        </w:rPr>
        <w:t>câu</w:t>
      </w:r>
      <w:proofErr w:type="spellEnd"/>
      <w:r>
        <w:rPr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6"/>
          <w:szCs w:val="26"/>
        </w:rPr>
        <w:t>đúng</w:t>
      </w:r>
      <w:proofErr w:type="spellEnd"/>
      <w:r>
        <w:rPr>
          <w:rFonts w:ascii="Segoe UI" w:hAnsi="Segoe UI" w:cs="Segoe UI"/>
          <w:color w:val="222222"/>
          <w:sz w:val="26"/>
          <w:szCs w:val="26"/>
        </w:rPr>
        <w:t>: 1, 4, 5</w:t>
      </w:r>
    </w:p>
    <w:p w:rsidR="00260B39" w:rsidRDefault="00260B39" w:rsidP="00260B39">
      <w:pPr>
        <w:shd w:val="clear" w:color="auto" w:fill="FFFFFF"/>
        <w:rPr>
          <w:rStyle w:val="Hyperlink"/>
          <w:b/>
          <w:bCs/>
          <w:color w:val="1E73BE"/>
          <w:u w:val="none"/>
        </w:rPr>
      </w:pPr>
      <w:r>
        <w:rPr>
          <w:rFonts w:ascii="Segoe UI" w:hAnsi="Segoe UI" w:cs="Segoe UI"/>
          <w:color w:val="222222"/>
          <w:sz w:val="26"/>
          <w:szCs w:val="26"/>
        </w:rPr>
        <w:fldChar w:fldCharType="begin"/>
      </w:r>
      <w:r>
        <w:rPr>
          <w:rFonts w:ascii="Segoe UI" w:hAnsi="Segoe UI" w:cs="Segoe UI"/>
          <w:color w:val="222222"/>
          <w:sz w:val="26"/>
          <w:szCs w:val="26"/>
        </w:rPr>
        <w:instrText xml:space="preserve"> HYPERLINK "https://hocsinhgioi.net/chu-de-talk-about-your-favorite-clothes/" \t "_blank" </w:instrText>
      </w:r>
      <w:r>
        <w:rPr>
          <w:rFonts w:ascii="Segoe UI" w:hAnsi="Segoe UI" w:cs="Segoe UI"/>
          <w:color w:val="222222"/>
          <w:sz w:val="26"/>
          <w:szCs w:val="26"/>
        </w:rPr>
        <w:fldChar w:fldCharType="separate"/>
      </w:r>
    </w:p>
    <w:p w:rsidR="00260B39" w:rsidRDefault="00260B39" w:rsidP="00260B39">
      <w:pPr>
        <w:shd w:val="clear" w:color="auto" w:fill="FFFFFF"/>
      </w:pPr>
      <w:proofErr w:type="spellStart"/>
      <w:r>
        <w:rPr>
          <w:rStyle w:val="ctatext"/>
          <w:rFonts w:ascii="Segoe UI" w:hAnsi="Segoe UI" w:cs="Segoe UI"/>
          <w:b/>
          <w:bCs/>
          <w:color w:val="1E73BE"/>
        </w:rPr>
        <w:t>Xem</w:t>
      </w:r>
      <w:proofErr w:type="spellEnd"/>
      <w:r>
        <w:rPr>
          <w:rStyle w:val="ctatext"/>
          <w:rFonts w:ascii="Segoe UI" w:hAnsi="Segoe UI" w:cs="Segoe UI"/>
          <w:b/>
          <w:bCs/>
          <w:color w:val="1E73BE"/>
        </w:rPr>
        <w:t xml:space="preserve"> </w:t>
      </w:r>
      <w:proofErr w:type="spellStart"/>
      <w:r>
        <w:rPr>
          <w:rStyle w:val="ctatext"/>
          <w:rFonts w:ascii="Segoe UI" w:hAnsi="Segoe UI" w:cs="Segoe UI"/>
          <w:b/>
          <w:bCs/>
          <w:color w:val="1E73BE"/>
        </w:rPr>
        <w:t>thêm</w:t>
      </w:r>
      <w:proofErr w:type="spellEnd"/>
      <w:r>
        <w:rPr>
          <w:rStyle w:val="ctatext"/>
          <w:rFonts w:ascii="Segoe UI" w:hAnsi="Segoe UI" w:cs="Segoe UI"/>
          <w:b/>
          <w:bCs/>
          <w:color w:val="1E73BE"/>
        </w:rPr>
        <w:t>: </w:t>
      </w:r>
      <w:r>
        <w:rPr>
          <w:rFonts w:ascii="Segoe UI" w:hAnsi="Segoe UI" w:cs="Segoe UI"/>
          <w:b/>
          <w:bCs/>
          <w:color w:val="1E73BE"/>
          <w:sz w:val="26"/>
          <w:szCs w:val="26"/>
        </w:rPr>
        <w:t>  </w:t>
      </w:r>
      <w:proofErr w:type="spellStart"/>
      <w:r>
        <w:rPr>
          <w:rStyle w:val="posttitle"/>
          <w:rFonts w:ascii="Segoe UI" w:hAnsi="Segoe UI" w:cs="Segoe UI"/>
          <w:b/>
          <w:bCs/>
          <w:color w:val="D35400"/>
        </w:rPr>
        <w:t>Chủ</w:t>
      </w:r>
      <w:proofErr w:type="spellEnd"/>
      <w:r>
        <w:rPr>
          <w:rStyle w:val="posttitle"/>
          <w:rFonts w:ascii="Segoe UI" w:hAnsi="Segoe UI" w:cs="Segoe UI"/>
          <w:b/>
          <w:bCs/>
          <w:color w:val="D35400"/>
        </w:rPr>
        <w:t xml:space="preserve"> </w:t>
      </w:r>
      <w:proofErr w:type="spellStart"/>
      <w:r>
        <w:rPr>
          <w:rStyle w:val="posttitle"/>
          <w:rFonts w:ascii="Segoe UI" w:hAnsi="Segoe UI" w:cs="Segoe UI"/>
          <w:b/>
          <w:bCs/>
          <w:color w:val="D35400"/>
        </w:rPr>
        <w:t>đề</w:t>
      </w:r>
      <w:proofErr w:type="spellEnd"/>
      <w:r>
        <w:rPr>
          <w:rStyle w:val="posttitle"/>
          <w:rFonts w:ascii="Segoe UI" w:hAnsi="Segoe UI" w:cs="Segoe UI"/>
          <w:b/>
          <w:bCs/>
          <w:color w:val="D35400"/>
        </w:rPr>
        <w:t xml:space="preserve"> Talk about your favorite clothes</w:t>
      </w:r>
    </w:p>
    <w:p w:rsidR="00260B39" w:rsidRDefault="00260B39" w:rsidP="00260B39">
      <w:pPr>
        <w:shd w:val="clear" w:color="auto" w:fill="FFFFFF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fldChar w:fldCharType="end"/>
      </w:r>
    </w:p>
    <w:p w:rsidR="00260B39" w:rsidRDefault="00260B39" w:rsidP="00260B39">
      <w:pPr>
        <w:pStyle w:val="Heading4"/>
        <w:shd w:val="clear" w:color="auto" w:fill="FFFFFF"/>
        <w:spacing w:before="0" w:after="300"/>
        <w:rPr>
          <w:rFonts w:ascii="Segoe UI" w:hAnsi="Segoe UI" w:cs="Segoe UI"/>
          <w:color w:val="222222"/>
          <w:sz w:val="36"/>
          <w:szCs w:val="36"/>
        </w:rPr>
      </w:pPr>
      <w:proofErr w:type="spellStart"/>
      <w:r>
        <w:rPr>
          <w:rFonts w:ascii="Segoe UI" w:hAnsi="Segoe UI" w:cs="Segoe UI"/>
          <w:color w:val="222222"/>
          <w:sz w:val="36"/>
          <w:szCs w:val="36"/>
        </w:rPr>
        <w:t>Bài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tập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2</w:t>
      </w:r>
    </w:p>
    <w:p w:rsidR="00260B39" w:rsidRDefault="00260B39" w:rsidP="00260B3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He is dancing.</w:t>
      </w:r>
    </w:p>
    <w:p w:rsidR="00260B39" w:rsidRDefault="00260B39" w:rsidP="00260B3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It is black.</w:t>
      </w:r>
    </w:p>
    <w:p w:rsidR="00260B39" w:rsidRDefault="00260B39" w:rsidP="00260B3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It is eating.</w:t>
      </w:r>
    </w:p>
    <w:p w:rsidR="00260B39" w:rsidRDefault="00260B39" w:rsidP="00260B3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We are cooking a meal.</w:t>
      </w:r>
    </w:p>
    <w:p w:rsidR="00260B39" w:rsidRDefault="00260B39" w:rsidP="00260B3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They are in the garage.</w:t>
      </w:r>
    </w:p>
    <w:p w:rsidR="00260B39" w:rsidRDefault="00260B39" w:rsidP="00260B3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He is riding his motorbike.</w:t>
      </w:r>
    </w:p>
    <w:p w:rsidR="00260B39" w:rsidRDefault="00260B39" w:rsidP="00260B3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She is from England.</w:t>
      </w:r>
    </w:p>
    <w:p w:rsidR="00260B39" w:rsidRDefault="00260B39" w:rsidP="00260B3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lastRenderedPageBreak/>
        <w:t>She has a sister.</w:t>
      </w:r>
    </w:p>
    <w:p w:rsidR="00260B39" w:rsidRDefault="00260B39" w:rsidP="00260B3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Have you got a bike, Marry?</w:t>
      </w:r>
    </w:p>
    <w:p w:rsidR="00260B39" w:rsidRDefault="00260B39" w:rsidP="00260B39">
      <w:pPr>
        <w:pStyle w:val="Heading4"/>
        <w:shd w:val="clear" w:color="auto" w:fill="FFFFFF"/>
        <w:spacing w:before="0" w:after="300"/>
        <w:rPr>
          <w:rFonts w:ascii="Segoe UI" w:hAnsi="Segoe UI" w:cs="Segoe UI"/>
          <w:color w:val="222222"/>
          <w:sz w:val="36"/>
          <w:szCs w:val="36"/>
        </w:rPr>
      </w:pPr>
      <w:proofErr w:type="spellStart"/>
      <w:r>
        <w:rPr>
          <w:rFonts w:ascii="Segoe UI" w:hAnsi="Segoe UI" w:cs="Segoe UI"/>
          <w:color w:val="222222"/>
          <w:sz w:val="36"/>
          <w:szCs w:val="36"/>
        </w:rPr>
        <w:t>Bài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tập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3</w:t>
      </w:r>
    </w:p>
    <w:p w:rsidR="00260B39" w:rsidRDefault="00260B39" w:rsidP="00260B3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I → me</w:t>
      </w:r>
    </w:p>
    <w:p w:rsidR="00260B39" w:rsidRDefault="00260B39" w:rsidP="00260B3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you → you</w:t>
      </w:r>
    </w:p>
    <w:p w:rsidR="00260B39" w:rsidRDefault="00260B39" w:rsidP="00260B3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he → him</w:t>
      </w:r>
    </w:p>
    <w:p w:rsidR="00260B39" w:rsidRDefault="00260B39" w:rsidP="00260B3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she → her</w:t>
      </w:r>
    </w:p>
    <w:p w:rsidR="00260B39" w:rsidRDefault="00260B39" w:rsidP="00260B3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it → it</w:t>
      </w:r>
    </w:p>
    <w:p w:rsidR="00260B39" w:rsidRDefault="00260B39" w:rsidP="00260B3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we → us</w:t>
      </w:r>
    </w:p>
    <w:p w:rsidR="00260B39" w:rsidRDefault="00260B39" w:rsidP="00260B3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they → them</w:t>
      </w:r>
    </w:p>
    <w:p w:rsidR="00260B39" w:rsidRDefault="00260B39" w:rsidP="00260B39">
      <w:pPr>
        <w:pStyle w:val="Heading4"/>
        <w:shd w:val="clear" w:color="auto" w:fill="FFFFFF"/>
        <w:spacing w:before="0" w:after="300"/>
        <w:rPr>
          <w:rFonts w:ascii="Segoe UI" w:hAnsi="Segoe UI" w:cs="Segoe UI"/>
          <w:color w:val="222222"/>
          <w:sz w:val="36"/>
          <w:szCs w:val="36"/>
        </w:rPr>
      </w:pPr>
      <w:proofErr w:type="spellStart"/>
      <w:r>
        <w:rPr>
          <w:rFonts w:ascii="Segoe UI" w:hAnsi="Segoe UI" w:cs="Segoe UI"/>
          <w:color w:val="222222"/>
          <w:sz w:val="36"/>
          <w:szCs w:val="36"/>
        </w:rPr>
        <w:t>Bài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222222"/>
          <w:sz w:val="36"/>
          <w:szCs w:val="36"/>
        </w:rPr>
        <w:t>tập</w:t>
      </w:r>
      <w:proofErr w:type="spellEnd"/>
      <w:r>
        <w:rPr>
          <w:rFonts w:ascii="Segoe UI" w:hAnsi="Segoe UI" w:cs="Segoe UI"/>
          <w:color w:val="222222"/>
          <w:sz w:val="36"/>
          <w:szCs w:val="36"/>
        </w:rPr>
        <w:t xml:space="preserve"> 4</w:t>
      </w:r>
    </w:p>
    <w:p w:rsidR="00260B39" w:rsidRDefault="00260B39" w:rsidP="00260B39">
      <w:pPr>
        <w:pStyle w:val="NormalWeb"/>
        <w:shd w:val="clear" w:color="auto" w:fill="FFFFFF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t>1. Nina does not know him. </w:t>
      </w:r>
      <w:proofErr w:type="gramStart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(Nina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không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biết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anh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ta.)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br/>
        <w:t>2. I will give her the message. </w:t>
      </w:r>
      <w:proofErr w:type="gramStart"/>
      <w:r>
        <w:rPr>
          <w:rStyle w:val="Emphasis"/>
          <w:rFonts w:ascii="Segoe UI" w:hAnsi="Segoe UI" w:cs="Segoe UI"/>
          <w:color w:val="222222"/>
          <w:sz w:val="26"/>
          <w:szCs w:val="26"/>
        </w:rPr>
        <w:t>(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Tôi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sẽ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cho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cô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ấy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tin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nhắn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>.)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br/>
        <w:t>3. You can watch the game with me. </w:t>
      </w:r>
      <w:proofErr w:type="gramStart"/>
      <w:r>
        <w:rPr>
          <w:rStyle w:val="Emphasis"/>
          <w:rFonts w:ascii="Segoe UI" w:hAnsi="Segoe UI" w:cs="Segoe UI"/>
          <w:color w:val="222222"/>
          <w:sz w:val="26"/>
          <w:szCs w:val="26"/>
        </w:rPr>
        <w:t>(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Bạn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có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thể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xem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các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trò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chơi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với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tôi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>.)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br/>
        <w:t>4. May I help you? </w:t>
      </w:r>
      <w:proofErr w:type="gramStart"/>
      <w:r>
        <w:rPr>
          <w:rStyle w:val="Emphasis"/>
          <w:rFonts w:ascii="Segoe UI" w:hAnsi="Segoe UI" w:cs="Segoe UI"/>
          <w:color w:val="222222"/>
          <w:sz w:val="26"/>
          <w:szCs w:val="26"/>
        </w:rPr>
        <w:t>(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Tôi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có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thể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giúp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gì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cho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bạn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>?)</w:t>
      </w:r>
      <w:proofErr w:type="gramEnd"/>
      <w:r>
        <w:rPr>
          <w:rFonts w:ascii="Segoe UI" w:hAnsi="Segoe UI" w:cs="Segoe UI"/>
          <w:color w:val="222222"/>
          <w:sz w:val="26"/>
          <w:szCs w:val="26"/>
        </w:rPr>
        <w:br/>
        <w:t>5. They are going to visit us. </w:t>
      </w:r>
      <w:proofErr w:type="gramStart"/>
      <w:r>
        <w:rPr>
          <w:rStyle w:val="Emphasis"/>
          <w:rFonts w:ascii="Segoe UI" w:hAnsi="Segoe UI" w:cs="Segoe UI"/>
          <w:color w:val="222222"/>
          <w:sz w:val="26"/>
          <w:szCs w:val="26"/>
        </w:rPr>
        <w:t>(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Họ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sẽ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đến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thăm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chúng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222222"/>
          <w:sz w:val="26"/>
          <w:szCs w:val="26"/>
        </w:rPr>
        <w:t>tôi</w:t>
      </w:r>
      <w:proofErr w:type="spellEnd"/>
      <w:r>
        <w:rPr>
          <w:rStyle w:val="Emphasis"/>
          <w:rFonts w:ascii="Segoe UI" w:hAnsi="Segoe UI" w:cs="Segoe UI"/>
          <w:color w:val="222222"/>
          <w:sz w:val="26"/>
          <w:szCs w:val="26"/>
        </w:rPr>
        <w:t>.)</w:t>
      </w:r>
      <w:proofErr w:type="gramEnd"/>
    </w:p>
    <w:p w:rsidR="00260B39" w:rsidRDefault="00260B39">
      <w:pPr>
        <w:rPr>
          <w:rFonts w:ascii="Times New Roman" w:hAnsi="Times New Roman" w:cs="Times New Roman"/>
          <w:sz w:val="24"/>
          <w:szCs w:val="24"/>
        </w:rPr>
      </w:pPr>
    </w:p>
    <w:p w:rsidR="00260B39" w:rsidRPr="00260B39" w:rsidRDefault="00260B39" w:rsidP="00260B3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proofErr w:type="spellStart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Chọn</w:t>
      </w:r>
      <w:proofErr w:type="spellEnd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thích</w:t>
      </w:r>
      <w:proofErr w:type="spellEnd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hợp</w:t>
      </w:r>
      <w:proofErr w:type="spellEnd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để</w:t>
      </w:r>
      <w:proofErr w:type="spellEnd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điền</w:t>
      </w:r>
      <w:proofErr w:type="spellEnd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vào</w:t>
      </w:r>
      <w:proofErr w:type="spellEnd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chỗ</w:t>
      </w:r>
      <w:proofErr w:type="spellEnd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260B39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trống</w:t>
      </w:r>
      <w:proofErr w:type="spellEnd"/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(I/me)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 </w:t>
      </w:r>
      <w:proofErr w:type="gramStart"/>
      <w:r w:rsidRPr="00260B39">
        <w:rPr>
          <w:rFonts w:ascii="Arial" w:eastAsia="Times New Roman" w:hAnsi="Arial" w:cs="Arial"/>
          <w:color w:val="3A3A3A"/>
          <w:sz w:val="27"/>
          <w:szCs w:val="27"/>
        </w:rPr>
        <w:t>like</w:t>
      </w:r>
      <w:proofErr w:type="gramEnd"/>
      <w:r w:rsidRPr="00260B39">
        <w:rPr>
          <w:rFonts w:ascii="Arial" w:eastAsia="Times New Roman" w:hAnsi="Arial" w:cs="Arial"/>
          <w:color w:val="3A3A3A"/>
          <w:sz w:val="27"/>
          <w:szCs w:val="27"/>
        </w:rPr>
        <w:t xml:space="preserve"> London.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The children are as hungry as (we/us)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All the students passed except (</w:t>
      </w:r>
      <w:proofErr w:type="gramStart"/>
      <w:r w:rsidRPr="00260B39">
        <w:rPr>
          <w:rFonts w:ascii="Arial" w:eastAsia="Times New Roman" w:hAnsi="Arial" w:cs="Arial"/>
          <w:color w:val="3A3A3A"/>
          <w:sz w:val="27"/>
          <w:szCs w:val="27"/>
        </w:rPr>
        <w:t>I/me</w:t>
      </w:r>
      <w:proofErr w:type="gramEnd"/>
      <w:r w:rsidRPr="00260B39">
        <w:rPr>
          <w:rFonts w:ascii="Arial" w:eastAsia="Times New Roman" w:hAnsi="Arial" w:cs="Arial"/>
          <w:color w:val="3A3A3A"/>
          <w:sz w:val="27"/>
          <w:szCs w:val="27"/>
        </w:rPr>
        <w:t>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(They/them)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 love vegan food.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We all like cake except (she/her)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(He/him)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 will get a new phone soon.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His sister isn’t as tall as (he/him)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Is that chocolate for (I/me)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?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(She/her)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 wants to go home early.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Everyone arrived on time but (he/him)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Please keep up with (we/us)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(We/us)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 have been to Rio.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Could you pass the coffee to (she/her)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?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My brother is taller than (I/me)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(I/me)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 went to the bookshop yesterday.</w:t>
      </w:r>
    </w:p>
    <w:p w:rsidR="00260B39" w:rsidRP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t>Our new teacher is friendlier than (she/her)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260B39" w:rsidRDefault="00260B39" w:rsidP="00260B39">
      <w:pPr>
        <w:numPr>
          <w:ilvl w:val="0"/>
          <w:numId w:val="17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260B39">
        <w:rPr>
          <w:rFonts w:ascii="Arial" w:eastAsia="Times New Roman" w:hAnsi="Arial" w:cs="Arial"/>
          <w:color w:val="3A3A3A"/>
          <w:sz w:val="27"/>
          <w:szCs w:val="27"/>
        </w:rPr>
        <w:lastRenderedPageBreak/>
        <w:t>All the children came inside except (they/them) </w:t>
      </w:r>
      <w:r w:rsidRPr="00260B39">
        <w:rPr>
          <w:rFonts w:ascii="Arial" w:eastAsia="Times New Roman" w:hAnsi="Arial" w:cs="Arial"/>
          <w:i/>
          <w:iCs/>
          <w:color w:val="3A3A3A"/>
          <w:sz w:val="27"/>
          <w:szCs w:val="27"/>
          <w:bdr w:val="none" w:sz="0" w:space="0" w:color="auto" w:frame="1"/>
        </w:rPr>
        <w:t>__</w:t>
      </w:r>
      <w:r w:rsidRPr="00260B39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260B39" w:rsidRPr="00260B39" w:rsidRDefault="00260B39" w:rsidP="00260B39">
      <w:p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bookmarkStart w:id="208" w:name="_GoBack"/>
      <w:bookmarkEnd w:id="208"/>
    </w:p>
    <w:p w:rsidR="00260B39" w:rsidRDefault="00260B39" w:rsidP="00260B39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II/ </w:t>
      </w:r>
      <w:proofErr w:type="spellStart"/>
      <w:r>
        <w:rPr>
          <w:rFonts w:ascii="Arial" w:hAnsi="Arial" w:cs="Arial"/>
          <w:sz w:val="26"/>
          <w:szCs w:val="26"/>
        </w:rPr>
        <w:t>Bài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tập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luyện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tập</w:t>
      </w:r>
      <w:proofErr w:type="spellEnd"/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inherit" w:hAnsi="inherit" w:cs="Arial"/>
          <w:bdr w:val="none" w:sz="0" w:space="0" w:color="auto" w:frame="1"/>
        </w:rPr>
        <w:t>Exercise 1: Complete the sentences with the correct object pronoun</w:t>
      </w:r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1. Sophie is my friend. I like ________________.</w:t>
      </w:r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2. These are my books. Look at ______________.</w:t>
      </w:r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3. He is my </w:t>
      </w:r>
      <w:proofErr w:type="spellStart"/>
      <w:r>
        <w:rPr>
          <w:rFonts w:ascii="Arial" w:hAnsi="Arial" w:cs="Arial"/>
        </w:rPr>
        <w:t>favourite</w:t>
      </w:r>
      <w:proofErr w:type="spellEnd"/>
      <w:r>
        <w:rPr>
          <w:rFonts w:ascii="Arial" w:hAnsi="Arial" w:cs="Arial"/>
        </w:rPr>
        <w:t xml:space="preserve"> singer. Listen to ________________.</w:t>
      </w:r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09" w:author="Unknown"/>
          <w:rFonts w:ascii="Arial" w:hAnsi="Arial" w:cs="Arial"/>
        </w:rPr>
      </w:pPr>
      <w:ins w:id="210" w:author="Unknown">
        <w:r>
          <w:rPr>
            <w:rFonts w:ascii="Arial" w:hAnsi="Arial" w:cs="Arial"/>
          </w:rPr>
          <w:t>4. I can play computer games. Look at ________________.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11" w:author="Unknown"/>
          <w:rFonts w:ascii="Arial" w:hAnsi="Arial" w:cs="Arial"/>
        </w:rPr>
      </w:pPr>
      <w:ins w:id="212" w:author="Unknown">
        <w:r>
          <w:rPr>
            <w:rFonts w:ascii="Arial" w:hAnsi="Arial" w:cs="Arial"/>
          </w:rPr>
          <w:t>5. Robert and Anna are my cousins. I like ________________.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13" w:author="Unknown"/>
          <w:rFonts w:ascii="Arial" w:hAnsi="Arial" w:cs="Arial"/>
        </w:rPr>
      </w:pPr>
      <w:ins w:id="214" w:author="Unknown">
        <w:r>
          <w:rPr>
            <w:rFonts w:ascii="Arial" w:hAnsi="Arial" w:cs="Arial"/>
          </w:rPr>
          <w:t>6. You can play football. Look at ________________.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15" w:author="Unknown"/>
          <w:rFonts w:ascii="Arial" w:hAnsi="Arial" w:cs="Arial"/>
        </w:rPr>
      </w:pPr>
      <w:ins w:id="216" w:author="Unknown">
        <w:r>
          <w:rPr>
            <w:rFonts w:ascii="Arial" w:hAnsi="Arial" w:cs="Arial"/>
          </w:rPr>
          <w:t>7. Harry and I are classmates. Look at ________________.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17" w:author="Unknown"/>
          <w:rFonts w:ascii="Arial" w:hAnsi="Arial" w:cs="Arial"/>
        </w:rPr>
      </w:pPr>
      <w:ins w:id="218" w:author="Unknown">
        <w:r>
          <w:rPr>
            <w:rFonts w:ascii="Arial" w:hAnsi="Arial" w:cs="Arial"/>
          </w:rPr>
          <w:t>8. You and Sarah are best friends. Look at ________________.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19" w:author="Unknown"/>
          <w:rFonts w:ascii="Arial" w:hAnsi="Arial" w:cs="Arial"/>
        </w:rPr>
      </w:pPr>
      <w:ins w:id="220" w:author="Unknown">
        <w:r>
          <w:rPr>
            <w:rFonts w:ascii="Arial" w:hAnsi="Arial" w:cs="Arial"/>
          </w:rPr>
          <w:t xml:space="preserve">9. This is my new computer. </w:t>
        </w:r>
        <w:proofErr w:type="gramStart"/>
        <w:r>
          <w:rPr>
            <w:rFonts w:ascii="Arial" w:hAnsi="Arial" w:cs="Arial"/>
          </w:rPr>
          <w:t xml:space="preserve">I </w:t>
        </w:r>
        <w:proofErr w:type="spellStart"/>
        <w:r>
          <w:rPr>
            <w:rFonts w:ascii="Arial" w:hAnsi="Arial" w:cs="Arial"/>
          </w:rPr>
          <w:t>lkie</w:t>
        </w:r>
        <w:proofErr w:type="spellEnd"/>
        <w:r>
          <w:rPr>
            <w:rFonts w:ascii="Arial" w:hAnsi="Arial" w:cs="Arial"/>
          </w:rPr>
          <w:t xml:space="preserve"> ________________.</w:t>
        </w:r>
        <w:proofErr w:type="gramEnd"/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21" w:author="Unknown"/>
          <w:rFonts w:ascii="Arial" w:hAnsi="Arial" w:cs="Arial"/>
        </w:rPr>
      </w:pPr>
      <w:ins w:id="222" w:author="Unknown">
        <w:r>
          <w:rPr>
            <w:rFonts w:ascii="Arial" w:hAnsi="Arial" w:cs="Arial"/>
          </w:rPr>
          <w:t>10. Mr. Brown is our teacher. He likes ________________.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23" w:author="Unknown"/>
          <w:rFonts w:ascii="Arial" w:hAnsi="Arial" w:cs="Arial"/>
        </w:rPr>
      </w:pPr>
      <w:ins w:id="224" w:author="Unknown">
        <w:r>
          <w:rPr>
            <w:rFonts w:ascii="Arial" w:hAnsi="Arial" w:cs="Arial"/>
          </w:rPr>
          <w:t>11. My grandma is great. Look at ________________.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25" w:author="Unknown"/>
          <w:rFonts w:ascii="Arial" w:hAnsi="Arial" w:cs="Arial"/>
        </w:rPr>
      </w:pPr>
      <w:ins w:id="226" w:author="Unknown">
        <w:r>
          <w:rPr>
            <w:rFonts w:ascii="Arial" w:hAnsi="Arial" w:cs="Arial"/>
          </w:rPr>
          <w:t>12. Sam and Mary are over there. Look at ________________.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27" w:author="Unknown"/>
          <w:rFonts w:ascii="Arial" w:hAnsi="Arial" w:cs="Arial"/>
        </w:rPr>
      </w:pPr>
      <w:ins w:id="228" w:author="Unknown">
        <w:r>
          <w:rPr>
            <w:rStyle w:val="Strong"/>
            <w:rFonts w:ascii="inherit" w:hAnsi="inherit" w:cs="Arial"/>
            <w:bdr w:val="none" w:sz="0" w:space="0" w:color="auto" w:frame="1"/>
          </w:rPr>
          <w:t>Exercise 2: Find the direct object and indirect object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29" w:author="Unknown"/>
          <w:rFonts w:ascii="Arial" w:hAnsi="Arial" w:cs="Arial"/>
        </w:rPr>
      </w:pPr>
      <w:ins w:id="230" w:author="Unknown">
        <w:r>
          <w:rPr>
            <w:rFonts w:ascii="Arial" w:hAnsi="Arial" w:cs="Arial"/>
          </w:rPr>
          <w:t>1. Our boss is buying us dinner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31" w:author="Unknown"/>
          <w:rFonts w:ascii="Arial" w:hAnsi="Arial" w:cs="Arial"/>
        </w:rPr>
      </w:pPr>
      <w:ins w:id="232" w:author="Unknown">
        <w:r>
          <w:rPr>
            <w:rFonts w:ascii="Arial" w:hAnsi="Arial" w:cs="Arial"/>
          </w:rPr>
          <w:t>Direct object: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33" w:author="Unknown"/>
          <w:rFonts w:ascii="Arial" w:hAnsi="Arial" w:cs="Arial"/>
        </w:rPr>
      </w:pPr>
      <w:ins w:id="234" w:author="Unknown">
        <w:r>
          <w:rPr>
            <w:rFonts w:ascii="Arial" w:hAnsi="Arial" w:cs="Arial"/>
          </w:rPr>
          <w:t>Indirect object: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35" w:author="Unknown"/>
          <w:rFonts w:ascii="Arial" w:hAnsi="Arial" w:cs="Arial"/>
        </w:rPr>
      </w:pPr>
      <w:ins w:id="236" w:author="Unknown">
        <w:r>
          <w:rPr>
            <w:rFonts w:ascii="Arial" w:hAnsi="Arial" w:cs="Arial"/>
          </w:rPr>
          <w:t>2. David repaired his car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37" w:author="Unknown"/>
          <w:rFonts w:ascii="Arial" w:hAnsi="Arial" w:cs="Arial"/>
        </w:rPr>
      </w:pPr>
      <w:ins w:id="238" w:author="Unknown">
        <w:r>
          <w:rPr>
            <w:rFonts w:ascii="Arial" w:hAnsi="Arial" w:cs="Arial"/>
          </w:rPr>
          <w:t>Direct object: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39" w:author="Unknown"/>
          <w:rFonts w:ascii="Arial" w:hAnsi="Arial" w:cs="Arial"/>
        </w:rPr>
      </w:pPr>
      <w:ins w:id="240" w:author="Unknown">
        <w:r>
          <w:rPr>
            <w:rFonts w:ascii="Arial" w:hAnsi="Arial" w:cs="Arial"/>
          </w:rPr>
          <w:t>3. He invited Mary to the party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41" w:author="Unknown"/>
          <w:rFonts w:ascii="Arial" w:hAnsi="Arial" w:cs="Arial"/>
        </w:rPr>
      </w:pPr>
      <w:ins w:id="242" w:author="Unknown">
        <w:r>
          <w:rPr>
            <w:rFonts w:ascii="Arial" w:hAnsi="Arial" w:cs="Arial"/>
          </w:rPr>
          <w:t>Direct object: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43" w:author="Unknown"/>
          <w:rFonts w:ascii="Arial" w:hAnsi="Arial" w:cs="Arial"/>
        </w:rPr>
      </w:pPr>
      <w:ins w:id="244" w:author="Unknown">
        <w:r>
          <w:rPr>
            <w:rFonts w:ascii="Arial" w:hAnsi="Arial" w:cs="Arial"/>
          </w:rPr>
          <w:t>4. He bought his son a bike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45" w:author="Unknown"/>
          <w:rFonts w:ascii="Arial" w:hAnsi="Arial" w:cs="Arial"/>
        </w:rPr>
      </w:pPr>
      <w:ins w:id="246" w:author="Unknown">
        <w:r>
          <w:rPr>
            <w:rFonts w:ascii="Arial" w:hAnsi="Arial" w:cs="Arial"/>
          </w:rPr>
          <w:t>Direct object: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47" w:author="Unknown"/>
          <w:rFonts w:ascii="Arial" w:hAnsi="Arial" w:cs="Arial"/>
        </w:rPr>
      </w:pPr>
      <w:ins w:id="248" w:author="Unknown">
        <w:r>
          <w:rPr>
            <w:rFonts w:ascii="Arial" w:hAnsi="Arial" w:cs="Arial"/>
          </w:rPr>
          <w:t>Indirect object: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49" w:author="Unknown"/>
          <w:rFonts w:ascii="Arial" w:hAnsi="Arial" w:cs="Arial"/>
        </w:rPr>
      </w:pPr>
      <w:ins w:id="250" w:author="Unknown">
        <w:r>
          <w:rPr>
            <w:rStyle w:val="Strong"/>
            <w:rFonts w:ascii="inherit" w:hAnsi="inherit" w:cs="Arial"/>
            <w:bdr w:val="none" w:sz="0" w:space="0" w:color="auto" w:frame="1"/>
          </w:rPr>
          <w:t>Exercise 3: Write “YES” if there is an object and “NO” if there isn’t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51" w:author="Unknown"/>
          <w:rFonts w:ascii="Arial" w:hAnsi="Arial" w:cs="Arial"/>
        </w:rPr>
      </w:pPr>
      <w:ins w:id="252" w:author="Unknown">
        <w:r>
          <w:rPr>
            <w:rFonts w:ascii="Arial" w:hAnsi="Arial" w:cs="Arial"/>
          </w:rPr>
          <w:t>1. The girls like singing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53" w:author="Unknown"/>
          <w:rFonts w:ascii="Arial" w:hAnsi="Arial" w:cs="Arial"/>
        </w:rPr>
      </w:pPr>
      <w:ins w:id="254" w:author="Unknown">
        <w:r>
          <w:rPr>
            <w:rFonts w:ascii="Arial" w:hAnsi="Arial" w:cs="Arial"/>
          </w:rPr>
          <w:t>2. John is playing football with his friends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55" w:author="Unknown"/>
          <w:rFonts w:ascii="Arial" w:hAnsi="Arial" w:cs="Arial"/>
        </w:rPr>
      </w:pPr>
      <w:ins w:id="256" w:author="Unknown">
        <w:r>
          <w:rPr>
            <w:rFonts w:ascii="Arial" w:hAnsi="Arial" w:cs="Arial"/>
          </w:rPr>
          <w:t>3. Samuel is playing guitar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57" w:author="Unknown"/>
          <w:rFonts w:ascii="Arial" w:hAnsi="Arial" w:cs="Arial"/>
        </w:rPr>
      </w:pPr>
      <w:ins w:id="258" w:author="Unknown">
        <w:r>
          <w:rPr>
            <w:rFonts w:ascii="Arial" w:hAnsi="Arial" w:cs="Arial"/>
          </w:rPr>
          <w:t>4. He lives in London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59" w:author="Unknown"/>
          <w:rFonts w:ascii="Arial" w:hAnsi="Arial" w:cs="Arial"/>
        </w:rPr>
      </w:pPr>
      <w:ins w:id="260" w:author="Unknown">
        <w:r>
          <w:rPr>
            <w:rFonts w:ascii="Arial" w:hAnsi="Arial" w:cs="Arial"/>
          </w:rPr>
          <w:t>5. Boys like flying kites</w:t>
        </w:r>
      </w:ins>
    </w:p>
    <w:p w:rsidR="00260B39" w:rsidRDefault="00260B39" w:rsidP="00260B39">
      <w:pPr>
        <w:pStyle w:val="Heading3"/>
        <w:shd w:val="clear" w:color="auto" w:fill="FFFFFF"/>
        <w:spacing w:before="0" w:beforeAutospacing="0" w:after="0" w:afterAutospacing="0"/>
        <w:rPr>
          <w:ins w:id="261" w:author="Unknown"/>
          <w:rFonts w:ascii="Arial" w:hAnsi="Arial" w:cs="Arial"/>
          <w:sz w:val="26"/>
          <w:szCs w:val="26"/>
        </w:rPr>
      </w:pPr>
      <w:ins w:id="262" w:author="Unknown">
        <w:r>
          <w:rPr>
            <w:rFonts w:ascii="Arial" w:hAnsi="Arial" w:cs="Arial"/>
            <w:sz w:val="26"/>
            <w:szCs w:val="26"/>
          </w:rPr>
          <w:t xml:space="preserve">III/ </w:t>
        </w:r>
        <w:proofErr w:type="spellStart"/>
        <w:r>
          <w:rPr>
            <w:rFonts w:ascii="Arial" w:hAnsi="Arial" w:cs="Arial"/>
            <w:sz w:val="26"/>
            <w:szCs w:val="26"/>
          </w:rPr>
          <w:t>Đáp</w:t>
        </w:r>
        <w:proofErr w:type="spellEnd"/>
        <w:r>
          <w:rPr>
            <w:rFonts w:ascii="Arial" w:hAnsi="Arial" w:cs="Arial"/>
            <w:sz w:val="26"/>
            <w:szCs w:val="26"/>
          </w:rPr>
          <w:t xml:space="preserve"> </w:t>
        </w:r>
        <w:proofErr w:type="spellStart"/>
        <w:r>
          <w:rPr>
            <w:rFonts w:ascii="Arial" w:hAnsi="Arial" w:cs="Arial"/>
            <w:sz w:val="26"/>
            <w:szCs w:val="26"/>
          </w:rPr>
          <w:t>án</w:t>
        </w:r>
        <w:proofErr w:type="spellEnd"/>
        <w:r>
          <w:rPr>
            <w:rFonts w:ascii="Arial" w:hAnsi="Arial" w:cs="Arial"/>
            <w:sz w:val="26"/>
            <w:szCs w:val="26"/>
          </w:rPr>
          <w:t xml:space="preserve"> </w:t>
        </w:r>
        <w:proofErr w:type="spellStart"/>
        <w:r>
          <w:rPr>
            <w:rFonts w:ascii="Arial" w:hAnsi="Arial" w:cs="Arial"/>
            <w:sz w:val="26"/>
            <w:szCs w:val="26"/>
          </w:rPr>
          <w:t>bài</w:t>
        </w:r>
        <w:proofErr w:type="spellEnd"/>
        <w:r>
          <w:rPr>
            <w:rFonts w:ascii="Arial" w:hAnsi="Arial" w:cs="Arial"/>
            <w:sz w:val="26"/>
            <w:szCs w:val="26"/>
          </w:rPr>
          <w:t xml:space="preserve"> </w:t>
        </w:r>
        <w:proofErr w:type="spellStart"/>
        <w:r>
          <w:rPr>
            <w:rFonts w:ascii="Arial" w:hAnsi="Arial" w:cs="Arial"/>
            <w:sz w:val="26"/>
            <w:szCs w:val="26"/>
          </w:rPr>
          <w:t>tập</w:t>
        </w:r>
        <w:proofErr w:type="spellEnd"/>
        <w:r>
          <w:rPr>
            <w:rFonts w:ascii="Arial" w:hAnsi="Arial" w:cs="Arial"/>
            <w:sz w:val="26"/>
            <w:szCs w:val="26"/>
          </w:rPr>
          <w:t xml:space="preserve"> </w:t>
        </w:r>
        <w:proofErr w:type="spellStart"/>
        <w:r>
          <w:rPr>
            <w:rFonts w:ascii="Arial" w:hAnsi="Arial" w:cs="Arial"/>
            <w:sz w:val="26"/>
            <w:szCs w:val="26"/>
          </w:rPr>
          <w:t>luyện</w:t>
        </w:r>
        <w:proofErr w:type="spellEnd"/>
        <w:r>
          <w:rPr>
            <w:rFonts w:ascii="Arial" w:hAnsi="Arial" w:cs="Arial"/>
            <w:sz w:val="26"/>
            <w:szCs w:val="26"/>
          </w:rPr>
          <w:t xml:space="preserve"> </w:t>
        </w:r>
        <w:proofErr w:type="spellStart"/>
        <w:r>
          <w:rPr>
            <w:rFonts w:ascii="Arial" w:hAnsi="Arial" w:cs="Arial"/>
            <w:sz w:val="26"/>
            <w:szCs w:val="26"/>
          </w:rPr>
          <w:t>tập</w:t>
        </w:r>
        <w:proofErr w:type="spellEnd"/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63" w:author="Unknown"/>
          <w:rFonts w:ascii="Arial" w:hAnsi="Arial" w:cs="Arial"/>
        </w:rPr>
      </w:pPr>
      <w:ins w:id="264" w:author="Unknown">
        <w:r>
          <w:rPr>
            <w:rStyle w:val="Strong"/>
            <w:rFonts w:ascii="inherit" w:hAnsi="inherit" w:cs="Arial"/>
            <w:bdr w:val="none" w:sz="0" w:space="0" w:color="auto" w:frame="1"/>
          </w:rPr>
          <w:t>Exercise 1: Complete the sentences with the correct object pronoun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65" w:author="Unknown"/>
          <w:rFonts w:ascii="Arial" w:hAnsi="Arial" w:cs="Arial"/>
        </w:rPr>
      </w:pPr>
      <w:ins w:id="266" w:author="Unknown">
        <w:r>
          <w:rPr>
            <w:rFonts w:ascii="Arial" w:hAnsi="Arial" w:cs="Arial"/>
          </w:rPr>
          <w:t>1. Sophie is my friend. I like ______her__________.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67" w:author="Unknown"/>
          <w:rFonts w:ascii="Arial" w:hAnsi="Arial" w:cs="Arial"/>
        </w:rPr>
      </w:pPr>
      <w:ins w:id="268" w:author="Unknown">
        <w:r>
          <w:rPr>
            <w:rFonts w:ascii="Arial" w:hAnsi="Arial" w:cs="Arial"/>
          </w:rPr>
          <w:t>2. These are my books. Look at _______them_______.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69" w:author="Unknown"/>
          <w:rFonts w:ascii="Arial" w:hAnsi="Arial" w:cs="Arial"/>
        </w:rPr>
      </w:pPr>
      <w:ins w:id="270" w:author="Unknown">
        <w:r>
          <w:rPr>
            <w:rFonts w:ascii="Arial" w:hAnsi="Arial" w:cs="Arial"/>
          </w:rPr>
          <w:t xml:space="preserve">3. He is my </w:t>
        </w:r>
        <w:proofErr w:type="spellStart"/>
        <w:r>
          <w:rPr>
            <w:rFonts w:ascii="Arial" w:hAnsi="Arial" w:cs="Arial"/>
          </w:rPr>
          <w:t>favourite</w:t>
        </w:r>
        <w:proofErr w:type="spellEnd"/>
        <w:r>
          <w:rPr>
            <w:rFonts w:ascii="Arial" w:hAnsi="Arial" w:cs="Arial"/>
          </w:rPr>
          <w:t xml:space="preserve"> singer. Listen to ____him____________.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71" w:author="Unknown"/>
          <w:rFonts w:ascii="Arial" w:hAnsi="Arial" w:cs="Arial"/>
        </w:rPr>
      </w:pPr>
      <w:ins w:id="272" w:author="Unknown">
        <w:r>
          <w:rPr>
            <w:rFonts w:ascii="Arial" w:hAnsi="Arial" w:cs="Arial"/>
          </w:rPr>
          <w:t>4. I can play computer games. Look at ______them__________.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73" w:author="Unknown"/>
          <w:rFonts w:ascii="Arial" w:hAnsi="Arial" w:cs="Arial"/>
        </w:rPr>
      </w:pPr>
      <w:ins w:id="274" w:author="Unknown">
        <w:r>
          <w:rPr>
            <w:rFonts w:ascii="Arial" w:hAnsi="Arial" w:cs="Arial"/>
          </w:rPr>
          <w:t>5. Robert and Anna are my cousins. I like ______them__________.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75" w:author="Unknown"/>
          <w:rFonts w:ascii="Arial" w:hAnsi="Arial" w:cs="Arial"/>
        </w:rPr>
      </w:pPr>
      <w:ins w:id="276" w:author="Unknown">
        <w:r>
          <w:rPr>
            <w:rFonts w:ascii="Arial" w:hAnsi="Arial" w:cs="Arial"/>
          </w:rPr>
          <w:t>6. You can play football. Look at ______it__________.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77" w:author="Unknown"/>
          <w:rFonts w:ascii="Arial" w:hAnsi="Arial" w:cs="Arial"/>
        </w:rPr>
      </w:pPr>
      <w:ins w:id="278" w:author="Unknown">
        <w:r>
          <w:rPr>
            <w:rFonts w:ascii="Arial" w:hAnsi="Arial" w:cs="Arial"/>
          </w:rPr>
          <w:t>7. Harry and I are classmates. Look at _______us_________.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79" w:author="Unknown"/>
          <w:rFonts w:ascii="Arial" w:hAnsi="Arial" w:cs="Arial"/>
        </w:rPr>
      </w:pPr>
      <w:ins w:id="280" w:author="Unknown">
        <w:r>
          <w:rPr>
            <w:rFonts w:ascii="Arial" w:hAnsi="Arial" w:cs="Arial"/>
          </w:rPr>
          <w:t>8. You and Sarah are best friends. Look at ______you__________.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81" w:author="Unknown"/>
          <w:rFonts w:ascii="Arial" w:hAnsi="Arial" w:cs="Arial"/>
        </w:rPr>
      </w:pPr>
      <w:ins w:id="282" w:author="Unknown">
        <w:r>
          <w:rPr>
            <w:rFonts w:ascii="Arial" w:hAnsi="Arial" w:cs="Arial"/>
          </w:rPr>
          <w:t>9. This is my new computer. I like _______it_________.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83" w:author="Unknown"/>
          <w:rFonts w:ascii="Arial" w:hAnsi="Arial" w:cs="Arial"/>
        </w:rPr>
      </w:pPr>
      <w:ins w:id="284" w:author="Unknown">
        <w:r>
          <w:rPr>
            <w:rFonts w:ascii="Arial" w:hAnsi="Arial" w:cs="Arial"/>
          </w:rPr>
          <w:t>10. Mr. Brown is our teacher. He likes ________him________.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85" w:author="Unknown"/>
          <w:rFonts w:ascii="Arial" w:hAnsi="Arial" w:cs="Arial"/>
        </w:rPr>
      </w:pPr>
      <w:ins w:id="286" w:author="Unknown">
        <w:r>
          <w:rPr>
            <w:rFonts w:ascii="Arial" w:hAnsi="Arial" w:cs="Arial"/>
          </w:rPr>
          <w:t>11. My grandma is great. Look at _______her_________.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87" w:author="Unknown"/>
          <w:rFonts w:ascii="Arial" w:hAnsi="Arial" w:cs="Arial"/>
        </w:rPr>
      </w:pPr>
      <w:ins w:id="288" w:author="Unknown">
        <w:r>
          <w:rPr>
            <w:rFonts w:ascii="Arial" w:hAnsi="Arial" w:cs="Arial"/>
          </w:rPr>
          <w:lastRenderedPageBreak/>
          <w:t>12. Sam and Mary are over there. Look at ______them__________.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89" w:author="Unknown"/>
          <w:rFonts w:ascii="Arial" w:hAnsi="Arial" w:cs="Arial"/>
        </w:rPr>
      </w:pPr>
      <w:ins w:id="290" w:author="Unknown">
        <w:r>
          <w:rPr>
            <w:rStyle w:val="Strong"/>
            <w:rFonts w:ascii="inherit" w:hAnsi="inherit" w:cs="Arial"/>
            <w:bdr w:val="none" w:sz="0" w:space="0" w:color="auto" w:frame="1"/>
          </w:rPr>
          <w:t>Exercise 2: Find the direct object and indirect object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91" w:author="Unknown"/>
          <w:rFonts w:ascii="Arial" w:hAnsi="Arial" w:cs="Arial"/>
        </w:rPr>
      </w:pPr>
      <w:ins w:id="292" w:author="Unknown">
        <w:r>
          <w:rPr>
            <w:rFonts w:ascii="Arial" w:hAnsi="Arial" w:cs="Arial"/>
          </w:rPr>
          <w:t>1. Our boss is buying us dinner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93" w:author="Unknown"/>
          <w:rFonts w:ascii="Arial" w:hAnsi="Arial" w:cs="Arial"/>
        </w:rPr>
      </w:pPr>
      <w:ins w:id="294" w:author="Unknown">
        <w:r>
          <w:rPr>
            <w:rFonts w:ascii="Arial" w:hAnsi="Arial" w:cs="Arial"/>
          </w:rPr>
          <w:t>Direct object: dinner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95" w:author="Unknown"/>
          <w:rFonts w:ascii="Arial" w:hAnsi="Arial" w:cs="Arial"/>
        </w:rPr>
      </w:pPr>
      <w:ins w:id="296" w:author="Unknown">
        <w:r>
          <w:rPr>
            <w:rFonts w:ascii="Arial" w:hAnsi="Arial" w:cs="Arial"/>
          </w:rPr>
          <w:t>Indirect object: us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97" w:author="Unknown"/>
          <w:rFonts w:ascii="Arial" w:hAnsi="Arial" w:cs="Arial"/>
        </w:rPr>
      </w:pPr>
      <w:ins w:id="298" w:author="Unknown">
        <w:r>
          <w:rPr>
            <w:rFonts w:ascii="Arial" w:hAnsi="Arial" w:cs="Arial"/>
          </w:rPr>
          <w:t>2. David repaired his car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299" w:author="Unknown"/>
          <w:rFonts w:ascii="Arial" w:hAnsi="Arial" w:cs="Arial"/>
        </w:rPr>
      </w:pPr>
      <w:ins w:id="300" w:author="Unknown">
        <w:r>
          <w:rPr>
            <w:rFonts w:ascii="Arial" w:hAnsi="Arial" w:cs="Arial"/>
          </w:rPr>
          <w:t>Direct object: his car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01" w:author="Unknown"/>
          <w:rFonts w:ascii="Arial" w:hAnsi="Arial" w:cs="Arial"/>
        </w:rPr>
      </w:pPr>
      <w:ins w:id="302" w:author="Unknown">
        <w:r>
          <w:rPr>
            <w:rFonts w:ascii="Arial" w:hAnsi="Arial" w:cs="Arial"/>
          </w:rPr>
          <w:t>3. He invited Mary to the party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03" w:author="Unknown"/>
          <w:rFonts w:ascii="Arial" w:hAnsi="Arial" w:cs="Arial"/>
        </w:rPr>
      </w:pPr>
      <w:ins w:id="304" w:author="Unknown">
        <w:r>
          <w:rPr>
            <w:rFonts w:ascii="Arial" w:hAnsi="Arial" w:cs="Arial"/>
          </w:rPr>
          <w:t>Direct object: Mary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05" w:author="Unknown"/>
          <w:rFonts w:ascii="Arial" w:hAnsi="Arial" w:cs="Arial"/>
        </w:rPr>
      </w:pPr>
      <w:ins w:id="306" w:author="Unknown">
        <w:r>
          <w:rPr>
            <w:rFonts w:ascii="Arial" w:hAnsi="Arial" w:cs="Arial"/>
          </w:rPr>
          <w:t>4. He bought his son a bike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07" w:author="Unknown"/>
          <w:rFonts w:ascii="Arial" w:hAnsi="Arial" w:cs="Arial"/>
        </w:rPr>
      </w:pPr>
      <w:ins w:id="308" w:author="Unknown">
        <w:r>
          <w:rPr>
            <w:rFonts w:ascii="Arial" w:hAnsi="Arial" w:cs="Arial"/>
          </w:rPr>
          <w:t>Direct object: a bike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09" w:author="Unknown"/>
          <w:rFonts w:ascii="Arial" w:hAnsi="Arial" w:cs="Arial"/>
        </w:rPr>
      </w:pPr>
      <w:ins w:id="310" w:author="Unknown">
        <w:r>
          <w:rPr>
            <w:rFonts w:ascii="Arial" w:hAnsi="Arial" w:cs="Arial"/>
          </w:rPr>
          <w:t>Indirect object: his son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11" w:author="Unknown"/>
          <w:rFonts w:ascii="Arial" w:hAnsi="Arial" w:cs="Arial"/>
        </w:rPr>
      </w:pPr>
      <w:ins w:id="312" w:author="Unknown">
        <w:r>
          <w:rPr>
            <w:rStyle w:val="Strong"/>
            <w:rFonts w:ascii="inherit" w:hAnsi="inherit" w:cs="Arial"/>
            <w:bdr w:val="none" w:sz="0" w:space="0" w:color="auto" w:frame="1"/>
          </w:rPr>
          <w:t>Exercise 3: Write “YES” if there is an object and “NO” if there isn’t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13" w:author="Unknown"/>
          <w:rFonts w:ascii="Arial" w:hAnsi="Arial" w:cs="Arial"/>
        </w:rPr>
      </w:pPr>
      <w:ins w:id="314" w:author="Unknown">
        <w:r>
          <w:rPr>
            <w:rFonts w:ascii="Arial" w:hAnsi="Arial" w:cs="Arial"/>
          </w:rPr>
          <w:t>1. The girls like singing. NO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15" w:author="Unknown"/>
          <w:rFonts w:ascii="Arial" w:hAnsi="Arial" w:cs="Arial"/>
        </w:rPr>
      </w:pPr>
      <w:ins w:id="316" w:author="Unknown">
        <w:r>
          <w:rPr>
            <w:rFonts w:ascii="Arial" w:hAnsi="Arial" w:cs="Arial"/>
          </w:rPr>
          <w:t>2. John is playing football with his friends. YES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17" w:author="Unknown"/>
          <w:rFonts w:ascii="Arial" w:hAnsi="Arial" w:cs="Arial"/>
        </w:rPr>
      </w:pPr>
      <w:ins w:id="318" w:author="Unknown">
        <w:r>
          <w:rPr>
            <w:rFonts w:ascii="Arial" w:hAnsi="Arial" w:cs="Arial"/>
          </w:rPr>
          <w:t>3. Samuel is playing guitar. YES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19" w:author="Unknown"/>
          <w:rFonts w:ascii="Arial" w:hAnsi="Arial" w:cs="Arial"/>
        </w:rPr>
      </w:pPr>
      <w:ins w:id="320" w:author="Unknown">
        <w:r>
          <w:rPr>
            <w:rFonts w:ascii="Arial" w:hAnsi="Arial" w:cs="Arial"/>
          </w:rPr>
          <w:t>4. He lives in London. NO</w:t>
        </w:r>
      </w:ins>
    </w:p>
    <w:p w:rsidR="00260B39" w:rsidRDefault="00260B39" w:rsidP="00260B39">
      <w:pPr>
        <w:pStyle w:val="NormalWeb"/>
        <w:shd w:val="clear" w:color="auto" w:fill="FFFFFF"/>
        <w:spacing w:before="0" w:beforeAutospacing="0" w:after="0" w:afterAutospacing="0"/>
        <w:rPr>
          <w:ins w:id="321" w:author="Unknown"/>
          <w:rFonts w:ascii="Arial" w:hAnsi="Arial" w:cs="Arial"/>
        </w:rPr>
      </w:pPr>
      <w:ins w:id="322" w:author="Unknown">
        <w:r>
          <w:rPr>
            <w:rFonts w:ascii="Arial" w:hAnsi="Arial" w:cs="Arial"/>
          </w:rPr>
          <w:t>5. Boys like flying kites. YES</w:t>
        </w:r>
      </w:ins>
    </w:p>
    <w:p w:rsidR="00260B39" w:rsidRPr="009D0D52" w:rsidRDefault="00260B39">
      <w:pPr>
        <w:rPr>
          <w:rFonts w:ascii="Times New Roman" w:hAnsi="Times New Roman" w:cs="Times New Roman"/>
          <w:sz w:val="24"/>
          <w:szCs w:val="24"/>
        </w:rPr>
      </w:pPr>
    </w:p>
    <w:sectPr w:rsidR="00260B39" w:rsidRPr="009D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52BEE"/>
    <w:multiLevelType w:val="multilevel"/>
    <w:tmpl w:val="2718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F67079"/>
    <w:multiLevelType w:val="multilevel"/>
    <w:tmpl w:val="5C40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213FF6"/>
    <w:multiLevelType w:val="multilevel"/>
    <w:tmpl w:val="F2EA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6F2F76"/>
    <w:multiLevelType w:val="multilevel"/>
    <w:tmpl w:val="DBDA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B04251"/>
    <w:multiLevelType w:val="multilevel"/>
    <w:tmpl w:val="C718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731F74"/>
    <w:multiLevelType w:val="multilevel"/>
    <w:tmpl w:val="951C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620D12"/>
    <w:multiLevelType w:val="multilevel"/>
    <w:tmpl w:val="1FD6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D66849"/>
    <w:multiLevelType w:val="multilevel"/>
    <w:tmpl w:val="1B90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CE51FC"/>
    <w:multiLevelType w:val="multilevel"/>
    <w:tmpl w:val="12E8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A63A35"/>
    <w:multiLevelType w:val="hybridMultilevel"/>
    <w:tmpl w:val="1E529F40"/>
    <w:lvl w:ilvl="0" w:tplc="0E6ED65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>
    <w:nsid w:val="47623CE2"/>
    <w:multiLevelType w:val="multilevel"/>
    <w:tmpl w:val="F372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E06EE8"/>
    <w:multiLevelType w:val="multilevel"/>
    <w:tmpl w:val="0BD0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7E11120"/>
    <w:multiLevelType w:val="multilevel"/>
    <w:tmpl w:val="67F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85203AA"/>
    <w:multiLevelType w:val="multilevel"/>
    <w:tmpl w:val="88D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9D96A8C"/>
    <w:multiLevelType w:val="multilevel"/>
    <w:tmpl w:val="A55A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F0C769F"/>
    <w:multiLevelType w:val="multilevel"/>
    <w:tmpl w:val="1344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D690A10"/>
    <w:multiLevelType w:val="multilevel"/>
    <w:tmpl w:val="94C0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4"/>
  </w:num>
  <w:num w:numId="5">
    <w:abstractNumId w:val="16"/>
  </w:num>
  <w:num w:numId="6">
    <w:abstractNumId w:val="3"/>
  </w:num>
  <w:num w:numId="7">
    <w:abstractNumId w:val="14"/>
  </w:num>
  <w:num w:numId="8">
    <w:abstractNumId w:val="1"/>
  </w:num>
  <w:num w:numId="9">
    <w:abstractNumId w:val="5"/>
  </w:num>
  <w:num w:numId="10">
    <w:abstractNumId w:val="2"/>
  </w:num>
  <w:num w:numId="11">
    <w:abstractNumId w:val="10"/>
  </w:num>
  <w:num w:numId="12">
    <w:abstractNumId w:val="7"/>
  </w:num>
  <w:num w:numId="13">
    <w:abstractNumId w:val="15"/>
  </w:num>
  <w:num w:numId="14">
    <w:abstractNumId w:val="11"/>
  </w:num>
  <w:num w:numId="15">
    <w:abstractNumId w:val="0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10B"/>
    <w:rsid w:val="00260B39"/>
    <w:rsid w:val="0027401A"/>
    <w:rsid w:val="00277F32"/>
    <w:rsid w:val="004A17E0"/>
    <w:rsid w:val="00585DDE"/>
    <w:rsid w:val="006F4041"/>
    <w:rsid w:val="00817F32"/>
    <w:rsid w:val="009D010B"/>
    <w:rsid w:val="009D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B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0D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0D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0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0D52"/>
    <w:rPr>
      <w:b/>
      <w:bCs/>
    </w:rPr>
  </w:style>
  <w:style w:type="paragraph" w:styleId="ListParagraph">
    <w:name w:val="List Paragraph"/>
    <w:basedOn w:val="Normal"/>
    <w:uiPriority w:val="34"/>
    <w:qFormat/>
    <w:rsid w:val="006F40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60B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3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ez-toc-section">
    <w:name w:val="ez-toc-section"/>
    <w:basedOn w:val="DefaultParagraphFont"/>
    <w:rsid w:val="00260B39"/>
  </w:style>
  <w:style w:type="character" w:styleId="Hyperlink">
    <w:name w:val="Hyperlink"/>
    <w:basedOn w:val="DefaultParagraphFont"/>
    <w:uiPriority w:val="99"/>
    <w:semiHidden/>
    <w:unhideWhenUsed/>
    <w:rsid w:val="00260B39"/>
    <w:rPr>
      <w:color w:val="0000FF"/>
      <w:u w:val="single"/>
    </w:rPr>
  </w:style>
  <w:style w:type="character" w:customStyle="1" w:styleId="ctatext">
    <w:name w:val="ctatext"/>
    <w:basedOn w:val="DefaultParagraphFont"/>
    <w:rsid w:val="00260B39"/>
  </w:style>
  <w:style w:type="character" w:customStyle="1" w:styleId="posttitle">
    <w:name w:val="posttitle"/>
    <w:basedOn w:val="DefaultParagraphFont"/>
    <w:rsid w:val="00260B39"/>
  </w:style>
  <w:style w:type="character" w:styleId="Emphasis">
    <w:name w:val="Emphasis"/>
    <w:basedOn w:val="DefaultParagraphFont"/>
    <w:uiPriority w:val="20"/>
    <w:qFormat/>
    <w:rsid w:val="00260B3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B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0D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0D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0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0D52"/>
    <w:rPr>
      <w:b/>
      <w:bCs/>
    </w:rPr>
  </w:style>
  <w:style w:type="paragraph" w:styleId="ListParagraph">
    <w:name w:val="List Paragraph"/>
    <w:basedOn w:val="Normal"/>
    <w:uiPriority w:val="34"/>
    <w:qFormat/>
    <w:rsid w:val="006F40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60B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3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ez-toc-section">
    <w:name w:val="ez-toc-section"/>
    <w:basedOn w:val="DefaultParagraphFont"/>
    <w:rsid w:val="00260B39"/>
  </w:style>
  <w:style w:type="character" w:styleId="Hyperlink">
    <w:name w:val="Hyperlink"/>
    <w:basedOn w:val="DefaultParagraphFont"/>
    <w:uiPriority w:val="99"/>
    <w:semiHidden/>
    <w:unhideWhenUsed/>
    <w:rsid w:val="00260B39"/>
    <w:rPr>
      <w:color w:val="0000FF"/>
      <w:u w:val="single"/>
    </w:rPr>
  </w:style>
  <w:style w:type="character" w:customStyle="1" w:styleId="ctatext">
    <w:name w:val="ctatext"/>
    <w:basedOn w:val="DefaultParagraphFont"/>
    <w:rsid w:val="00260B39"/>
  </w:style>
  <w:style w:type="character" w:customStyle="1" w:styleId="posttitle">
    <w:name w:val="posttitle"/>
    <w:basedOn w:val="DefaultParagraphFont"/>
    <w:rsid w:val="00260B39"/>
  </w:style>
  <w:style w:type="character" w:styleId="Emphasis">
    <w:name w:val="Emphasis"/>
    <w:basedOn w:val="DefaultParagraphFont"/>
    <w:uiPriority w:val="20"/>
    <w:qFormat/>
    <w:rsid w:val="00260B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41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554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64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609">
          <w:blockQuote w:val="1"/>
          <w:marLeft w:val="0"/>
          <w:marRight w:val="0"/>
          <w:marTop w:val="0"/>
          <w:marBottom w:val="360"/>
          <w:divBdr>
            <w:top w:val="none" w:sz="0" w:space="15" w:color="auto"/>
            <w:left w:val="single" w:sz="36" w:space="15" w:color="auto"/>
            <w:bottom w:val="none" w:sz="0" w:space="15" w:color="auto"/>
            <w:right w:val="none" w:sz="0" w:space="15" w:color="auto"/>
          </w:divBdr>
        </w:div>
        <w:div w:id="5064085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9B13F-D481-49EF-B89F-D81EEF6A6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15</Pages>
  <Words>1907</Words>
  <Characters>10871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5</cp:revision>
  <dcterms:created xsi:type="dcterms:W3CDTF">2022-03-15T22:18:00Z</dcterms:created>
  <dcterms:modified xsi:type="dcterms:W3CDTF">2022-03-22T05:19:00Z</dcterms:modified>
</cp:coreProperties>
</file>